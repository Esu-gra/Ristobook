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267.51968503937064" w:top="283.46456692913387" w:left="425.1968503937008" w:right="426.61417322834666" w:header="720" w:footer="720"/>
          <w:pgNumType w:start="1"/>
        </w:sectPr>
      </w:pPr>
      <w:bookmarkStart w:colFirst="0" w:colLast="0" w:name="_c8wrgz3y025v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Scheda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js1hz3ppf784" w:id="1"/>
      <w:bookmarkEnd w:id="1"/>
      <w:r w:rsidDel="00000000" w:rsidR="00000000" w:rsidRPr="00000000">
        <w:rPr>
          <w:rtl w:val="0"/>
        </w:rPr>
        <w:t xml:space="preserve">RistoBook</w:t>
      </w:r>
    </w:p>
    <w:p w:rsidR="00000000" w:rsidDel="00000000" w:rsidP="00000000" w:rsidRDefault="00000000" w:rsidRPr="00000000" w14:paraId="00000003">
      <w:pPr>
        <w:pStyle w:val="Subtitle"/>
        <w:jc w:val="center"/>
        <w:rPr/>
      </w:pPr>
      <w:bookmarkStart w:colFirst="0" w:colLast="0" w:name="_ybmlmneswyv5" w:id="2"/>
      <w:bookmarkEnd w:id="2"/>
      <w:r w:rsidDel="00000000" w:rsidR="00000000" w:rsidRPr="00000000">
        <w:rPr>
          <w:rtl w:val="0"/>
        </w:rPr>
        <w:t xml:space="preserve">Iterazione 1</w:t>
      </w:r>
    </w:p>
    <w:sdt>
      <w:sdtPr>
        <w:id w:val="123072787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xclo2gl8t53y">
            <w:r w:rsidDel="00000000" w:rsidR="00000000" w:rsidRPr="00000000">
              <w:rPr>
                <w:b w:val="1"/>
                <w:bCs w:val="1"/>
                <w:rtl w:val="0"/>
              </w:rPr>
              <w:t xml:space="preserve">1. Analisi Concettuale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wjlv0n8ec5dy">
            <w:r w:rsidDel="00000000" w:rsidR="00000000" w:rsidRPr="00000000">
              <w:rPr>
                <w:rtl w:val="0"/>
              </w:rPr>
              <w:t xml:space="preserve">1.1. Raffinamento dei requisiti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gv4d1qx9cxqu">
            <w:r w:rsidDel="00000000" w:rsidR="00000000" w:rsidRPr="00000000">
              <w:rPr>
                <w:rtl w:val="0"/>
              </w:rPr>
              <w:t xml:space="preserve">Raffinamento dei requisiti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5qxe8a70daf6">
            <w:r w:rsidDel="00000000" w:rsidR="00000000" w:rsidRPr="00000000">
              <w:rPr>
                <w:rtl w:val="0"/>
              </w:rPr>
              <w:t xml:space="preserve">Requisiti che riguardano le funzionalità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dqkj2q4kha3y">
            <w:r w:rsidDel="00000000" w:rsidR="00000000" w:rsidRPr="00000000">
              <w:rPr>
                <w:rtl w:val="0"/>
              </w:rPr>
              <w:t xml:space="preserve">1.2. Diagramma UML delle classi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bsak2ztswmq">
            <w:r w:rsidDel="00000000" w:rsidR="00000000" w:rsidRPr="00000000">
              <w:rPr>
                <w:rtl w:val="0"/>
              </w:rPr>
              <w:t xml:space="preserve">🔗                       🔗                       🔗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8pqvucj0kpv0">
            <w:r w:rsidDel="00000000" w:rsidR="00000000" w:rsidRPr="00000000">
              <w:rPr>
                <w:rtl w:val="0"/>
              </w:rPr>
              <w:t xml:space="preserve">1.3. Specifiche di tipi di dato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y6jr1g2rzgwt">
            <w:r w:rsidDel="00000000" w:rsidR="00000000" w:rsidRPr="00000000">
              <w:rPr>
                <w:rtl w:val="0"/>
              </w:rPr>
              <w:t xml:space="preserve">1.4. Specifiche delle classi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t1oqihere0ww">
            <w:r w:rsidDel="00000000" w:rsidR="00000000" w:rsidRPr="00000000">
              <w:rPr>
                <w:rtl w:val="0"/>
              </w:rPr>
              <w:t xml:space="preserve">1.4.1. Specifica della classe Prenotazione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1zicv5n72i6a">
            <w:r w:rsidDel="00000000" w:rsidR="00000000" w:rsidRPr="00000000">
              <w:rPr>
                <w:rtl w:val="0"/>
              </w:rPr>
              <w:t xml:space="preserve">Operazioni Ausiliarie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/>
          </w:pPr>
          <w:hyperlink w:anchor="_wjo6wdfc3fq">
            <w:r w:rsidDel="00000000" w:rsidR="00000000" w:rsidRPr="00000000">
              <w:rPr>
                <w:rtl w:val="0"/>
              </w:rPr>
              <w:t xml:space="preserve">non_sovrapposti( i1: DataOra, f1: DataOra, i2: DataOra, f2: DataOra) : Booleano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/>
          </w:pPr>
          <w:hyperlink w:anchor="_s7gz8lei31ws">
            <w:r w:rsidDel="00000000" w:rsidR="00000000" w:rsidRPr="00000000">
              <w:rPr>
                <w:rtl w:val="0"/>
              </w:rPr>
              <w:t xml:space="preserve">non_sovrapposti_data( i1: Data, f1: Data, i2: Data, f2: Data) : Booleano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/>
          </w:pPr>
          <w:hyperlink w:anchor="_kck5a3jjl44f">
            <w:r w:rsidDel="00000000" w:rsidR="00000000" w:rsidRPr="00000000">
              <w:rPr>
                <w:rtl w:val="0"/>
              </w:rPr>
              <w:t xml:space="preserve">non_sovrapposti_orariogiorno(og1:OrarioGiorno, og2:OrarioGiorno): Booleano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vn52hgkmve2k">
            <w:r w:rsidDel="00000000" w:rsidR="00000000" w:rsidRPr="00000000">
              <w:rPr>
                <w:rtl w:val="0"/>
              </w:rPr>
              <w:t xml:space="preserve">Vincoli Esterni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/>
          </w:pPr>
          <w:hyperlink w:anchor="_d6ezimvpuitl">
            <w:r w:rsidDel="00000000" w:rsidR="00000000" w:rsidRPr="00000000">
              <w:rPr>
                <w:rtl w:val="0"/>
              </w:rPr>
              <w:t xml:space="preserve">[V.IstanteCreazioneMinoreDataOraPrenotata]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/>
          </w:pPr>
          <w:hyperlink w:anchor="_dwmie3eeewqq">
            <w:r w:rsidDel="00000000" w:rsidR="00000000" w:rsidRPr="00000000">
              <w:rPr>
                <w:rtl w:val="0"/>
              </w:rPr>
              <w:t xml:space="preserve">[V.IstanteCreazioneMinoreDiAccettazione]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/>
          </w:pPr>
          <w:hyperlink w:anchor="_6s5cvgjz7ckj">
            <w:r w:rsidDel="00000000" w:rsidR="00000000" w:rsidRPr="00000000">
              <w:rPr>
                <w:rtl w:val="0"/>
              </w:rPr>
              <w:t xml:space="preserve">[V.IstanteCreazioneMinoreDiRifiuto]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/>
          </w:pPr>
          <w:hyperlink w:anchor="_extjrdtyghqc">
            <w:r w:rsidDel="00000000" w:rsidR="00000000" w:rsidRPr="00000000">
              <w:rPr>
                <w:rtl w:val="0"/>
              </w:rPr>
              <w:t xml:space="preserve">[V.DataOraPrenotataNonInPeriodoChiusura]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/>
          </w:pPr>
          <w:hyperlink w:anchor="_vwm9vlnf5o71">
            <w:r w:rsidDel="00000000" w:rsidR="00000000" w:rsidRPr="00000000">
              <w:rPr>
                <w:rtl w:val="0"/>
              </w:rPr>
              <w:t xml:space="preserve">[v.PeriodoChiusura.NonSovrapposti]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/>
          </w:pPr>
          <w:hyperlink w:anchor="_phlf6mejs7e1">
            <w:r w:rsidDel="00000000" w:rsidR="00000000" w:rsidRPr="00000000">
              <w:rPr>
                <w:rtl w:val="0"/>
              </w:rPr>
              <w:t xml:space="preserve">[v.OrarioGiorno.NonSovrapposto]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f1qt5ztwy3ht">
            <w:r w:rsidDel="00000000" w:rsidR="00000000" w:rsidRPr="00000000">
              <w:rPr>
                <w:rtl w:val="0"/>
              </w:rPr>
              <w:t xml:space="preserve">1.4.2. Specifica della classe Ristorante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5ghfg8juac3x">
            <w:r w:rsidDel="00000000" w:rsidR="00000000" w:rsidRPr="00000000">
              <w:rPr>
                <w:rtl w:val="0"/>
              </w:rPr>
              <w:t xml:space="preserve">Operazioni ausiliarie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/>
          </w:pPr>
          <w:hyperlink w:anchor="_z38zhp93s3o8">
            <w:r w:rsidDel="00000000" w:rsidR="00000000" w:rsidRPr="00000000">
              <w:rPr>
                <w:rtl w:val="0"/>
              </w:rPr>
              <w:t xml:space="preserve">is_in_periodo_chiusura(i: DataOra) : Booleano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vuu7y338v7nw">
            <w:r w:rsidDel="00000000" w:rsidR="00000000" w:rsidRPr="00000000">
              <w:rPr>
                <w:rtl w:val="0"/>
              </w:rPr>
              <w:t xml:space="preserve">1.4.3. Specifiche di classe Cliente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/>
          </w:pPr>
          <w:hyperlink w:anchor="_dgdrcoeit3am">
            <w:r w:rsidDel="00000000" w:rsidR="00000000" w:rsidRPr="00000000">
              <w:rPr>
                <w:rtl w:val="0"/>
              </w:rPr>
              <w:t xml:space="preserve">num_prenot_accettate(d_iniz:DataOra, d_fine:DataOra): Intero &gt;=0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/>
          </w:pPr>
          <w:hyperlink w:anchor="_iqr8tbbzdfqh">
            <w:r w:rsidDel="00000000" w:rsidR="00000000" w:rsidRPr="00000000">
              <w:rPr>
                <w:rtl w:val="0"/>
              </w:rPr>
              <w:t xml:space="preserve">num_prenot_rifiutate(d_iniz:DataOra, d_fine:DataOra): Intero &gt;=0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a2d96imms2tc">
            <w:r w:rsidDel="00000000" w:rsidR="00000000" w:rsidRPr="00000000">
              <w:rPr>
                <w:rtl w:val="0"/>
              </w:rPr>
              <w:t xml:space="preserve">1.4. Diagramma degli Use-Case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tnusizbbkre8">
            <w:r w:rsidDel="00000000" w:rsidR="00000000" w:rsidRPr="00000000">
              <w:rPr>
                <w:rtl w:val="0"/>
              </w:rPr>
              <w:t xml:space="preserve">1.5.  Specifiche degli Use-Case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nnpaf62uszy">
            <w:r w:rsidDel="00000000" w:rsidR="00000000" w:rsidRPr="00000000">
              <w:rPr>
                <w:rtl w:val="0"/>
              </w:rPr>
              <w:t xml:space="preserve">1.5.1. Specifica dello use-case Registrazione a RistoBook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f6dpcpe5wgay">
            <w:r w:rsidDel="00000000" w:rsidR="00000000" w:rsidRPr="00000000">
              <w:rPr>
                <w:rtl w:val="0"/>
              </w:rPr>
              <w:t xml:space="preserve">registrazione_cliente(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w6b8npg4n93a">
            <w:r w:rsidDel="00000000" w:rsidR="00000000" w:rsidRPr="00000000">
              <w:rPr>
                <w:rtl w:val="0"/>
              </w:rPr>
              <w:t xml:space="preserve">registrazione_ristorante(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7b2xmdrsa5lm">
            <w:r w:rsidDel="00000000" w:rsidR="00000000" w:rsidRPr="00000000">
              <w:rPr>
                <w:rtl w:val="0"/>
              </w:rPr>
              <w:t xml:space="preserve">1.5.2. Specifica dello use-case Effettua prenotazioni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gskopevhw46">
            <w:r w:rsidDel="00000000" w:rsidR="00000000" w:rsidRPr="00000000">
              <w:rPr>
                <w:rtl w:val="0"/>
              </w:rPr>
              <w:t xml:space="preserve">effettuare_prenotazioni(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t795t7hqzmq7">
            <w:r w:rsidDel="00000000" w:rsidR="00000000" w:rsidRPr="00000000">
              <w:rPr>
                <w:rtl w:val="0"/>
              </w:rPr>
              <w:t xml:space="preserve">1.5.3. Specifica dello use-case Gestione prenotazioni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/>
          </w:pPr>
          <w:hyperlink w:anchor="_35snu8ey4eer">
            <w:r w:rsidDel="00000000" w:rsidR="00000000" w:rsidRPr="00000000">
              <w:rPr>
                <w:rtl w:val="0"/>
              </w:rPr>
              <w:t xml:space="preserve">ristorante_accetta_prenotazione( p: Prenotazione) : Accettata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/>
          </w:pPr>
          <w:hyperlink w:anchor="_f533rxkq5ur9">
            <w:r w:rsidDel="00000000" w:rsidR="00000000" w:rsidRPr="00000000">
              <w:rPr>
                <w:rtl w:val="0"/>
              </w:rPr>
              <w:t xml:space="preserve">ristorante_rifiuta_prenotazione( p: Prenotazione) : Rifiutata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2d7o21bx35ac">
            <w:r w:rsidDel="00000000" w:rsidR="00000000" w:rsidRPr="00000000">
              <w:rPr>
                <w:rtl w:val="0"/>
              </w:rPr>
              <w:t xml:space="preserve">1.5.4. Specifica dello use-case Gestione ristorante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wl0y4upy94ec">
            <w:r w:rsidDel="00000000" w:rsidR="00000000" w:rsidRPr="00000000">
              <w:rPr>
                <w:rtl w:val="0"/>
              </w:rPr>
              <w:t xml:space="preserve">creazione_periodo_di_chiusura(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q3hvj5mbv89g">
            <w:r w:rsidDel="00000000" w:rsidR="00000000" w:rsidRPr="00000000">
              <w:rPr>
                <w:rtl w:val="0"/>
              </w:rPr>
              <w:t xml:space="preserve">modifica_orario_giorno_in_periodo_chiusura(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u48b6tpdgdv8">
            <w:r w:rsidDel="00000000" w:rsidR="00000000" w:rsidRPr="00000000">
              <w:rPr>
                <w:rtl w:val="0"/>
              </w:rPr>
              <w:t xml:space="preserve">elimina_periodo_di_chiusura(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rfipidi9pk4u">
            <w:r w:rsidDel="00000000" w:rsidR="00000000" w:rsidRPr="00000000">
              <w:rPr>
                <w:rtl w:val="0"/>
              </w:rPr>
              <w:t xml:space="preserve">aggiunta_tipo_cucina(r: Ristorante, tip: TipoCucina)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3uivoqs2k213">
            <w:r w:rsidDel="00000000" w:rsidR="00000000" w:rsidRPr="00000000">
              <w:rPr>
                <w:rtl w:val="0"/>
              </w:rPr>
              <w:t xml:space="preserve">elimina_tipo_cucina(r: Ristorante, tip: TipoCucina)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q6jfvs0cz67">
            <w:r w:rsidDel="00000000" w:rsidR="00000000" w:rsidRPr="00000000">
              <w:rPr>
                <w:rtl w:val="0"/>
              </w:rPr>
              <w:t xml:space="preserve">1.5.5. Specifica dello use-case Statistiche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mehu2bp1g07h">
            <w:r w:rsidDel="00000000" w:rsidR="00000000" w:rsidRPr="00000000">
              <w:rPr>
                <w:rtl w:val="0"/>
              </w:rPr>
              <w:t xml:space="preserve">num_prenotazioni_ristorante_nel_periodo(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xrh5wvoc98wg">
            <w:r w:rsidDel="00000000" w:rsidR="00000000" w:rsidRPr="00000000">
              <w:rPr>
                <w:rtl w:val="0"/>
              </w:rPr>
              <w:t xml:space="preserve">num_prenot_accettate_ristorante_nel_periodo(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vd2kw4oyikja">
            <w:r w:rsidDel="00000000" w:rsidR="00000000" w:rsidRPr="00000000">
              <w:rPr>
                <w:rtl w:val="0"/>
              </w:rPr>
              <w:t xml:space="preserve">num_prenot_rifiutate_ristorante_nel_periodo(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zdvhhudlp7zt">
            <w:r w:rsidDel="00000000" w:rsidR="00000000" w:rsidRPr="00000000">
              <w:rPr>
                <w:rtl w:val="0"/>
              </w:rPr>
              <w:t xml:space="preserve">num_prenotazioni_effetuate_da cliente_nel_periodo(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kpzjwodx421g">
            <w:r w:rsidDel="00000000" w:rsidR="00000000" w:rsidRPr="00000000">
              <w:rPr>
                <w:rtl w:val="0"/>
              </w:rPr>
              <w:t xml:space="preserve">num_prenotazioni_effetuate_da cliente_nel_periodo_nel_ristorante(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yxjwzplmztgk">
            <w:r w:rsidDel="00000000" w:rsidR="00000000" w:rsidRPr="00000000">
              <w:rPr>
                <w:rtl w:val="0"/>
              </w:rPr>
              <w:t xml:space="preserve">1.5.6. Specifica dello use-case Gestione Ubicazione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6aul1p5auccq">
            <w:r w:rsidDel="00000000" w:rsidR="00000000" w:rsidRPr="00000000">
              <w:rPr>
                <w:rtl w:val="0"/>
              </w:rPr>
              <w:t xml:space="preserve">creazione_citta(nome: Stringa, reg: Regione) : Citta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28bwbv2ur96h">
            <w:r w:rsidDel="00000000" w:rsidR="00000000" w:rsidRPr="00000000">
              <w:rPr>
                <w:rtl w:val="0"/>
              </w:rPr>
              <w:t xml:space="preserve">creazione_regione(nome: Stringa, naz: Nazione) : Regione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lwb98c1qqua1">
            <w:r w:rsidDel="00000000" w:rsidR="00000000" w:rsidRPr="00000000">
              <w:rPr>
                <w:rtl w:val="0"/>
              </w:rPr>
              <w:t xml:space="preserve">creazione_nazione(nome: Stringa) : Nazione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itjrmrv32r5b">
            <w:r w:rsidDel="00000000" w:rsidR="00000000" w:rsidRPr="00000000">
              <w:rPr>
                <w:rtl w:val="0"/>
              </w:rPr>
              <w:t xml:space="preserve">1.5.7. Specifica dello use-case Gestione tipi cucina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q5r9xena4zf2">
            <w:r w:rsidDel="00000000" w:rsidR="00000000" w:rsidRPr="00000000">
              <w:rPr>
                <w:rtl w:val="0"/>
              </w:rPr>
              <w:t xml:space="preserve">creazione_tipo_cucina(nom: Stringa) : TipoCucina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hyperlink w:anchor="_5dllinyr1wti">
            <w:r w:rsidDel="00000000" w:rsidR="00000000" w:rsidRPr="00000000">
              <w:rPr>
                <w:b w:val="1"/>
                <w:bCs w:val="1"/>
                <w:rtl w:val="0"/>
              </w:rPr>
              <w:t xml:space="preserve">2. Design dell’applicazione Python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7x6e0teh26ve">
            <w:r w:rsidDel="00000000" w:rsidR="00000000" w:rsidRPr="00000000">
              <w:rPr>
                <w:rtl w:val="0"/>
              </w:rPr>
              <w:t xml:space="preserve">2.1. Diagramma UML delle classi Ristrutturato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qnxmdzhv69bs">
            <w:r w:rsidDel="00000000" w:rsidR="00000000" w:rsidRPr="00000000">
              <w:rPr>
                <w:rtl w:val="0"/>
              </w:rPr>
              <w:t xml:space="preserve">2.2. Specifiche delle Classi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4c6xmy7bhvmm">
            <w:r w:rsidDel="00000000" w:rsidR="00000000" w:rsidRPr="00000000">
              <w:rPr>
                <w:rtl w:val="0"/>
              </w:rPr>
              <w:t xml:space="preserve">2.2.1. Specifica della classe Prenotazione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5kl3pbmc28xt">
            <w:r w:rsidDel="00000000" w:rsidR="00000000" w:rsidRPr="00000000">
              <w:rPr>
                <w:rtl w:val="0"/>
              </w:rPr>
              <w:t xml:space="preserve">Operazioni Ausiliarie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/>
          </w:pPr>
          <w:hyperlink w:anchor="_n080b9hefggd">
            <w:r w:rsidDel="00000000" w:rsidR="00000000" w:rsidRPr="00000000">
              <w:rPr>
                <w:rtl w:val="0"/>
              </w:rPr>
              <w:t xml:space="preserve">non_sovrapposti( i1: datetime, f1: datetime, i2: datetime, f2: datetime) : bool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/>
          </w:pPr>
          <w:hyperlink w:anchor="_2ctl576qe1g1">
            <w:r w:rsidDel="00000000" w:rsidR="00000000" w:rsidRPr="00000000">
              <w:rPr>
                <w:rtl w:val="0"/>
              </w:rPr>
              <w:t xml:space="preserve">non_sovrapposti_data( i1:datetime.date, f1:datetime.date, i2:datetime.date, f2: datetime.date): bool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/>
          </w:pPr>
          <w:hyperlink w:anchor="_49uu6dvudml6">
            <w:r w:rsidDel="00000000" w:rsidR="00000000" w:rsidRPr="00000000">
              <w:rPr>
                <w:rtl w:val="0"/>
              </w:rPr>
              <w:t xml:space="preserve">non_sovrapposti_orariogiorno(og1: OrarioGiorno, og2: OrarioGiorno): bool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gxt2xcst0fvr">
            <w:r w:rsidDel="00000000" w:rsidR="00000000" w:rsidRPr="00000000">
              <w:rPr>
                <w:rtl w:val="0"/>
              </w:rPr>
              <w:t xml:space="preserve">Vincoli Esterni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/>
          </w:pPr>
          <w:hyperlink w:anchor="_m4x2nyj7clp8">
            <w:r w:rsidDel="00000000" w:rsidR="00000000" w:rsidRPr="00000000">
              <w:rPr>
                <w:rtl w:val="0"/>
              </w:rPr>
              <w:t xml:space="preserve">[V.IstanteCreazioneMinoreDataOraPrenotata]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/>
          </w:pPr>
          <w:hyperlink w:anchor="_c3gi9wyp6n5a">
            <w:r w:rsidDel="00000000" w:rsidR="00000000" w:rsidRPr="00000000">
              <w:rPr>
                <w:rtl w:val="0"/>
              </w:rPr>
              <w:t xml:space="preserve">[V.IstanteCreazioneMinoreDiAccettazione]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/>
          </w:pPr>
          <w:hyperlink w:anchor="_16ymdykhx26k">
            <w:r w:rsidDel="00000000" w:rsidR="00000000" w:rsidRPr="00000000">
              <w:rPr>
                <w:rtl w:val="0"/>
              </w:rPr>
              <w:t xml:space="preserve">[V.IstanteCreazioneMinoreDiRifiuto]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/>
          </w:pPr>
          <w:hyperlink w:anchor="_iwgzdda8wykm">
            <w:r w:rsidDel="00000000" w:rsidR="00000000" w:rsidRPr="00000000">
              <w:rPr>
                <w:rtl w:val="0"/>
              </w:rPr>
              <w:t xml:space="preserve">[V.DataOraPrenotataNonInPeriodoChiusura]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/>
          </w:pPr>
          <w:hyperlink w:anchor="_epga2qpf48xv">
            <w:r w:rsidDel="00000000" w:rsidR="00000000" w:rsidRPr="00000000">
              <w:rPr>
                <w:rtl w:val="0"/>
              </w:rPr>
              <w:t xml:space="preserve">[Da fusione] per ogni p:Prenotazione: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/>
          </w:pPr>
          <w:hyperlink w:anchor="_3a8th32yeiow">
            <w:r w:rsidDel="00000000" w:rsidR="00000000" w:rsidRPr="00000000">
              <w:rPr>
                <w:rtl w:val="0"/>
              </w:rPr>
              <w:t xml:space="preserve">[v.OrarioGiorno.NonSovrapposto]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/>
          </w:pPr>
          <w:hyperlink w:anchor="_4lmqjr1q7ds8">
            <w:r w:rsidDel="00000000" w:rsidR="00000000" w:rsidRPr="00000000">
              <w:rPr>
                <w:rtl w:val="0"/>
              </w:rPr>
              <w:t xml:space="preserve">[v.OrarioGiorno.NonSovrapposto]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fvdxrdybibhd">
            <w:r w:rsidDel="00000000" w:rsidR="00000000" w:rsidRPr="00000000">
              <w:rPr>
                <w:rtl w:val="0"/>
              </w:rPr>
              <w:t xml:space="preserve">2.2.2. Specifica della classe Ristorante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7sk9t8xke9w2">
            <w:r w:rsidDel="00000000" w:rsidR="00000000" w:rsidRPr="00000000">
              <w:rPr>
                <w:rtl w:val="0"/>
              </w:rPr>
              <w:t xml:space="preserve">Operazioni ausiliarie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/>
          </w:pPr>
          <w:hyperlink w:anchor="_g2p1jnpubn73">
            <w:r w:rsidDel="00000000" w:rsidR="00000000" w:rsidRPr="00000000">
              <w:rPr>
                <w:rtl w:val="0"/>
              </w:rPr>
              <w:t xml:space="preserve">is_in_periodo_chiusura(i: datetime) : bool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h7uqp8qk15vg">
            <w:r w:rsidDel="00000000" w:rsidR="00000000" w:rsidRPr="00000000">
              <w:rPr>
                <w:rtl w:val="0"/>
              </w:rPr>
              <w:t xml:space="preserve">2.2.3. Specifiche di classe Cliente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/>
          </w:pPr>
          <w:hyperlink w:anchor="_rc1zwsw4bzon">
            <w:r w:rsidDel="00000000" w:rsidR="00000000" w:rsidRPr="00000000">
              <w:rPr>
                <w:rtl w:val="0"/>
              </w:rPr>
              <w:t xml:space="preserve">num_prenot_accettate(d_iniz: datetime, d_fine: datetime): IntGEZ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/>
          </w:pPr>
          <w:hyperlink w:anchor="_sgjdwd65scj3">
            <w:r w:rsidDel="00000000" w:rsidR="00000000" w:rsidRPr="00000000">
              <w:rPr>
                <w:rtl w:val="0"/>
              </w:rPr>
              <w:t xml:space="preserve">num_prenot_rifiutate(d_iniz: datetime, d_fine: datetime): IntGEZ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ybeqx5v7l4bf">
            <w:r w:rsidDel="00000000" w:rsidR="00000000" w:rsidRPr="00000000">
              <w:rPr>
                <w:rtl w:val="0"/>
              </w:rPr>
              <w:t xml:space="preserve">2.3.  Specifiche degli Use-Case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j2nhjfcj9nzs">
            <w:r w:rsidDel="00000000" w:rsidR="00000000" w:rsidRPr="00000000">
              <w:rPr>
                <w:rtl w:val="0"/>
              </w:rPr>
              <w:t xml:space="preserve">2.3.1. Specifica dello use-case Registrazione a RistoBook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39j1de1xi96w">
            <w:r w:rsidDel="00000000" w:rsidR="00000000" w:rsidRPr="00000000">
              <w:rPr>
                <w:rtl w:val="0"/>
              </w:rPr>
              <w:t xml:space="preserve">registrazione_cliente(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o9qu0i48vwd3">
            <w:r w:rsidDel="00000000" w:rsidR="00000000" w:rsidRPr="00000000">
              <w:rPr>
                <w:rtl w:val="0"/>
              </w:rPr>
              <w:t xml:space="preserve">registrazione_ristorante(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v679oeh0ykcm">
            <w:r w:rsidDel="00000000" w:rsidR="00000000" w:rsidRPr="00000000">
              <w:rPr>
                <w:rtl w:val="0"/>
              </w:rPr>
              <w:t xml:space="preserve">2.3.2. Specifica dello use-case Effettua prenotazioni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hhidgbsen37b">
            <w:r w:rsidDel="00000000" w:rsidR="00000000" w:rsidRPr="00000000">
              <w:rPr>
                <w:rtl w:val="0"/>
              </w:rPr>
              <w:t xml:space="preserve">effettuare_prenotazioni(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p9hbmopanl3u">
            <w:r w:rsidDel="00000000" w:rsidR="00000000" w:rsidRPr="00000000">
              <w:rPr>
                <w:rtl w:val="0"/>
              </w:rPr>
              <w:t xml:space="preserve">2.3.3. Specifica dello use-case Gestione prenotazioni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/>
          </w:pPr>
          <w:hyperlink w:anchor="_ph3ilohtwtmm">
            <w:r w:rsidDel="00000000" w:rsidR="00000000" w:rsidRPr="00000000">
              <w:rPr>
                <w:rtl w:val="0"/>
              </w:rPr>
              <w:t xml:space="preserve">ristorante_accetta_prenotazione( p: Prenotazione)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/>
          </w:pPr>
          <w:hyperlink w:anchor="_6fwhsm91zbdy">
            <w:r w:rsidDel="00000000" w:rsidR="00000000" w:rsidRPr="00000000">
              <w:rPr>
                <w:rtl w:val="0"/>
              </w:rPr>
              <w:t xml:space="preserve">ristorante_rifiuta_prenotazione( p: Prenotazione)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8w5v282lfyml">
            <w:r w:rsidDel="00000000" w:rsidR="00000000" w:rsidRPr="00000000">
              <w:rPr>
                <w:rtl w:val="0"/>
              </w:rPr>
              <w:t xml:space="preserve">2.3.4. Specifica dello use-case Gestione ristorante concettuale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l29e33aqnq18">
            <w:r w:rsidDel="00000000" w:rsidR="00000000" w:rsidRPr="00000000">
              <w:rPr>
                <w:rtl w:val="0"/>
              </w:rPr>
              <w:t xml:space="preserve">creazione_periodo_di_chiusura(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p80bmj65go2w">
            <w:r w:rsidDel="00000000" w:rsidR="00000000" w:rsidRPr="00000000">
              <w:rPr>
                <w:rtl w:val="0"/>
              </w:rPr>
              <w:t xml:space="preserve">modifica_orario_giorno_in_periodo_chiusura(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k7x3rw9r10w3">
            <w:r w:rsidDel="00000000" w:rsidR="00000000" w:rsidRPr="00000000">
              <w:rPr>
                <w:rtl w:val="0"/>
              </w:rPr>
              <w:t xml:space="preserve">elimina_periodo_di_chiusura(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p7clarwjbv36">
            <w:r w:rsidDel="00000000" w:rsidR="00000000" w:rsidRPr="00000000">
              <w:rPr>
                <w:rtl w:val="0"/>
              </w:rPr>
              <w:t xml:space="preserve">aggiunta_tipo_cucina(r: Ristorante, tip: TipoCucina)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64jlecvdudh6">
            <w:r w:rsidDel="00000000" w:rsidR="00000000" w:rsidRPr="00000000">
              <w:rPr>
                <w:rtl w:val="0"/>
              </w:rPr>
              <w:t xml:space="preserve">elimina_tipo_cucina(r: Ristorante, tip: TipoCucina)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xyv4yx3tsndp">
            <w:r w:rsidDel="00000000" w:rsidR="00000000" w:rsidRPr="00000000">
              <w:rPr>
                <w:rtl w:val="0"/>
              </w:rPr>
              <w:t xml:space="preserve">2.3.5. Specifica dello use-case Statistiche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3p6vv0v2ejyh">
            <w:r w:rsidDel="00000000" w:rsidR="00000000" w:rsidRPr="00000000">
              <w:rPr>
                <w:rtl w:val="0"/>
              </w:rPr>
              <w:t xml:space="preserve">num_prenotazioni_ristorante_nel_periodo(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82obhseh002m">
            <w:r w:rsidDel="00000000" w:rsidR="00000000" w:rsidRPr="00000000">
              <w:rPr>
                <w:rtl w:val="0"/>
              </w:rPr>
              <w:t xml:space="preserve">num_prenot_accettate_ristorante_nel_periodo(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easu49s6999q">
            <w:r w:rsidDel="00000000" w:rsidR="00000000" w:rsidRPr="00000000">
              <w:rPr>
                <w:rtl w:val="0"/>
              </w:rPr>
              <w:t xml:space="preserve">num_prenot_rifiutate_ristorante_nel_periodo(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ezp1jz1zezd6">
            <w:r w:rsidDel="00000000" w:rsidR="00000000" w:rsidRPr="00000000">
              <w:rPr>
                <w:rtl w:val="0"/>
              </w:rPr>
              <w:t xml:space="preserve">num_prenotazioni_effettuate_da cliente_nel_periodo_nel_ristorante(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p8mjia1wkmjh">
            <w:r w:rsidDel="00000000" w:rsidR="00000000" w:rsidRPr="00000000">
              <w:rPr>
                <w:rtl w:val="0"/>
              </w:rPr>
              <w:t xml:space="preserve">2.3.6. Specifica dello use-case Gestione Ubicazione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6mlrwq35ngly">
            <w:r w:rsidDel="00000000" w:rsidR="00000000" w:rsidRPr="00000000">
              <w:rPr>
                <w:rtl w:val="0"/>
              </w:rPr>
              <w:t xml:space="preserve">creazione_citta(nome: str, reg: Regione) : Citta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w2bpl4cqu81f">
            <w:r w:rsidDel="00000000" w:rsidR="00000000" w:rsidRPr="00000000">
              <w:rPr>
                <w:rtl w:val="0"/>
              </w:rPr>
              <w:t xml:space="preserve">creazione_regione(nome: str, naz: Nazione) : Regione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9aup0v3lo0nm">
            <w:r w:rsidDel="00000000" w:rsidR="00000000" w:rsidRPr="00000000">
              <w:rPr>
                <w:rtl w:val="0"/>
              </w:rPr>
              <w:t xml:space="preserve">creazione_nazione(nome: str) : Nazione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xo1fi9y6ft11">
            <w:r w:rsidDel="00000000" w:rsidR="00000000" w:rsidRPr="00000000">
              <w:rPr>
                <w:rtl w:val="0"/>
              </w:rPr>
              <w:t xml:space="preserve">2.3.7. Specifica dello use-case Gestione tipi cucina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tilv13rnrxy0">
            <w:r w:rsidDel="00000000" w:rsidR="00000000" w:rsidRPr="00000000">
              <w:rPr>
                <w:rtl w:val="0"/>
              </w:rPr>
              <w:t xml:space="preserve">creazione_tipo_cucina(nom: str) : TipoCucina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numPr>
          <w:ilvl w:val="0"/>
          <w:numId w:val="35"/>
        </w:numPr>
        <w:ind w:left="720" w:hanging="360"/>
        <w:jc w:val="center"/>
        <w:rPr>
          <w:b w:val="1"/>
          <w:bCs w:val="1"/>
          <w:sz w:val="40"/>
          <w:szCs w:val="40"/>
        </w:rPr>
      </w:pPr>
      <w:bookmarkStart w:colFirst="0" w:colLast="0" w:name="_xclo2gl8t53y" w:id="3"/>
      <w:bookmarkEnd w:id="3"/>
      <w:r w:rsidDel="00000000" w:rsidR="00000000" w:rsidRPr="00000000">
        <w:rPr>
          <w:b w:val="1"/>
          <w:bCs w:val="1"/>
          <w:rtl w:val="0"/>
        </w:rPr>
        <w:t xml:space="preserve">Analisi Concettuale</w:t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jc w:val="center"/>
        <w:rPr>
          <w:b w:val="1"/>
          <w:bCs w:val="1"/>
        </w:rPr>
      </w:pPr>
      <w:bookmarkStart w:colFirst="0" w:colLast="0" w:name="_wjlv0n8ec5dy" w:id="4"/>
      <w:bookmarkEnd w:id="4"/>
      <w:r w:rsidDel="00000000" w:rsidR="00000000" w:rsidRPr="00000000">
        <w:rPr>
          <w:b w:val="1"/>
          <w:bCs w:val="1"/>
          <w:rtl w:val="0"/>
        </w:rPr>
        <w:t xml:space="preserve">1.1. Raffinamento dei requisiti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Obiettivo:</w:t>
      </w:r>
      <w:r w:rsidDel="00000000" w:rsidR="00000000" w:rsidRPr="00000000">
        <w:rPr>
          <w:rtl w:val="0"/>
        </w:rPr>
        <w:t xml:space="preserve">  realizzare una prima versione funzionante di Ristobook che permette 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ai clienti di registrarsi e fare prenotazioni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ai ristoratori di registrare i propri ristoranti, comprese le tipologie di cucina offerte e i periodi di chiusura delle prenotazioni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uso di stati base per le prenotazioni: pendente, accettata, rifiutata</w:t>
      </w:r>
    </w:p>
    <w:p w:rsidR="00000000" w:rsidDel="00000000" w:rsidP="00000000" w:rsidRDefault="00000000" w:rsidRPr="00000000" w14:paraId="00000075">
      <w:pPr>
        <w:pStyle w:val="Heading4"/>
        <w:rPr>
          <w:color w:val="000000"/>
        </w:rPr>
      </w:pPr>
      <w:bookmarkStart w:colFirst="0" w:colLast="0" w:name="_gv4d1qx9cxqu" w:id="5"/>
      <w:bookmarkEnd w:id="5"/>
      <w:r w:rsidDel="00000000" w:rsidR="00000000" w:rsidRPr="00000000">
        <w:rPr>
          <w:color w:val="000000"/>
          <w:rtl w:val="0"/>
        </w:rPr>
        <w:t xml:space="preserve">Raffinamento dei requisiti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Requisiti relativi ai clienti:</w:t>
      </w:r>
    </w:p>
    <w:p w:rsidR="00000000" w:rsidDel="00000000" w:rsidP="00000000" w:rsidRDefault="00000000" w:rsidRPr="00000000" w14:paraId="00000077">
      <w:pPr>
        <w:ind w:firstLine="720"/>
        <w:rPr/>
      </w:pPr>
      <w:r w:rsidDel="00000000" w:rsidR="00000000" w:rsidRPr="00000000">
        <w:rPr>
          <w:rtl w:val="0"/>
        </w:rPr>
        <w:t xml:space="preserve">1.1. nome</w:t>
      </w:r>
    </w:p>
    <w:p w:rsidR="00000000" w:rsidDel="00000000" w:rsidP="00000000" w:rsidRDefault="00000000" w:rsidRPr="00000000" w14:paraId="00000078">
      <w:pPr>
        <w:ind w:firstLine="720"/>
        <w:rPr/>
      </w:pPr>
      <w:r w:rsidDel="00000000" w:rsidR="00000000" w:rsidRPr="00000000">
        <w:rPr>
          <w:rtl w:val="0"/>
        </w:rPr>
        <w:t xml:space="preserve">1.2. email</w:t>
      </w:r>
    </w:p>
    <w:p w:rsidR="00000000" w:rsidDel="00000000" w:rsidP="00000000" w:rsidRDefault="00000000" w:rsidRPr="00000000" w14:paraId="00000079">
      <w:pPr>
        <w:ind w:firstLine="720"/>
        <w:rPr/>
      </w:pPr>
      <w:r w:rsidDel="00000000" w:rsidR="00000000" w:rsidRPr="00000000">
        <w:rPr>
          <w:rtl w:val="0"/>
        </w:rPr>
        <w:t xml:space="preserve">1.3. prenotazioni effettuate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Requisiti relativi ai ristoratori:</w:t>
      </w:r>
    </w:p>
    <w:p w:rsidR="00000000" w:rsidDel="00000000" w:rsidP="00000000" w:rsidRDefault="00000000" w:rsidRPr="00000000" w14:paraId="0000007C">
      <w:pPr>
        <w:ind w:firstLine="720"/>
        <w:rPr/>
      </w:pPr>
      <w:r w:rsidDel="00000000" w:rsidR="00000000" w:rsidRPr="00000000">
        <w:rPr>
          <w:rtl w:val="0"/>
        </w:rPr>
        <w:t xml:space="preserve">2.1. nome</w:t>
      </w:r>
    </w:p>
    <w:p w:rsidR="00000000" w:rsidDel="00000000" w:rsidP="00000000" w:rsidRDefault="00000000" w:rsidRPr="00000000" w14:paraId="0000007D">
      <w:pPr>
        <w:ind w:firstLine="720"/>
        <w:rPr/>
      </w:pPr>
      <w:r w:rsidDel="00000000" w:rsidR="00000000" w:rsidRPr="00000000">
        <w:rPr>
          <w:rtl w:val="0"/>
        </w:rPr>
        <w:t xml:space="preserve">2.2. ristoranti gestiti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Requisiti relativi ai ristoranti:</w:t>
      </w:r>
    </w:p>
    <w:p w:rsidR="00000000" w:rsidDel="00000000" w:rsidP="00000000" w:rsidRDefault="00000000" w:rsidRPr="00000000" w14:paraId="00000080">
      <w:pPr>
        <w:ind w:firstLine="720"/>
        <w:rPr/>
      </w:pPr>
      <w:r w:rsidDel="00000000" w:rsidR="00000000" w:rsidRPr="00000000">
        <w:rPr>
          <w:rtl w:val="0"/>
        </w:rPr>
        <w:t xml:space="preserve">3.1. nome</w:t>
      </w:r>
    </w:p>
    <w:p w:rsidR="00000000" w:rsidDel="00000000" w:rsidP="00000000" w:rsidRDefault="00000000" w:rsidRPr="00000000" w14:paraId="00000081">
      <w:pPr>
        <w:ind w:firstLine="720"/>
        <w:rPr/>
      </w:pPr>
      <w:r w:rsidDel="00000000" w:rsidR="00000000" w:rsidRPr="00000000">
        <w:rPr>
          <w:rtl w:val="0"/>
        </w:rPr>
        <w:t xml:space="preserve">3.2. partita iva</w:t>
      </w:r>
    </w:p>
    <w:p w:rsidR="00000000" w:rsidDel="00000000" w:rsidP="00000000" w:rsidRDefault="00000000" w:rsidRPr="00000000" w14:paraId="00000082">
      <w:pPr>
        <w:ind w:firstLine="720"/>
        <w:rPr/>
      </w:pPr>
      <w:r w:rsidDel="00000000" w:rsidR="00000000" w:rsidRPr="00000000">
        <w:rPr>
          <w:rtl w:val="0"/>
        </w:rPr>
        <w:t xml:space="preserve">3.3. indirizzo</w:t>
      </w:r>
    </w:p>
    <w:p w:rsidR="00000000" w:rsidDel="00000000" w:rsidP="00000000" w:rsidRDefault="00000000" w:rsidRPr="00000000" w14:paraId="00000083">
      <w:pPr>
        <w:ind w:firstLine="720"/>
        <w:rPr/>
      </w:pPr>
      <w:r w:rsidDel="00000000" w:rsidR="00000000" w:rsidRPr="00000000">
        <w:rPr>
          <w:rtl w:val="0"/>
        </w:rPr>
        <w:t xml:space="preserve">3.4. città</w:t>
      </w:r>
    </w:p>
    <w:p w:rsidR="00000000" w:rsidDel="00000000" w:rsidP="00000000" w:rsidRDefault="00000000" w:rsidRPr="00000000" w14:paraId="00000084">
      <w:pPr>
        <w:ind w:firstLine="720"/>
        <w:rPr/>
      </w:pPr>
      <w:r w:rsidDel="00000000" w:rsidR="00000000" w:rsidRPr="00000000">
        <w:rPr>
          <w:rtl w:val="0"/>
        </w:rPr>
        <w:t xml:space="preserve">3.5. tipologie di cucine offerte (anche </w:t>
      </w:r>
      <w:r w:rsidDel="00000000" w:rsidR="00000000" w:rsidRPr="00000000">
        <w:rPr>
          <w:rtl w:val="0"/>
        </w:rPr>
        <w:t xml:space="preserve">piu</w:t>
      </w:r>
      <w:r w:rsidDel="00000000" w:rsidR="00000000" w:rsidRPr="00000000">
        <w:rPr>
          <w:rtl w:val="0"/>
        </w:rPr>
        <w:t xml:space="preserve"> di una) (v. req. 6) </w:t>
      </w:r>
    </w:p>
    <w:p w:rsidR="00000000" w:rsidDel="00000000" w:rsidP="00000000" w:rsidRDefault="00000000" w:rsidRPr="00000000" w14:paraId="00000085">
      <w:pPr>
        <w:ind w:firstLine="720"/>
        <w:rPr/>
      </w:pPr>
      <w:r w:rsidDel="00000000" w:rsidR="00000000" w:rsidRPr="00000000">
        <w:rPr>
          <w:rtl w:val="0"/>
        </w:rPr>
        <w:t xml:space="preserve">3.7. periodo di chiusura (opzionale, anche più di uno):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ab/>
        <w:tab/>
        <w:t xml:space="preserve">3.7.1. data inizio chiusura</w:t>
      </w:r>
    </w:p>
    <w:p w:rsidR="00000000" w:rsidDel="00000000" w:rsidP="00000000" w:rsidRDefault="00000000" w:rsidRPr="00000000" w14:paraId="00000087">
      <w:pPr>
        <w:ind w:firstLine="720"/>
        <w:rPr/>
      </w:pPr>
      <w:r w:rsidDel="00000000" w:rsidR="00000000" w:rsidRPr="00000000">
        <w:rPr>
          <w:rtl w:val="0"/>
        </w:rPr>
        <w:tab/>
        <w:t xml:space="preserve">3.7.2. data fine chiusura</w:t>
      </w:r>
    </w:p>
    <w:p w:rsidR="00000000" w:rsidDel="00000000" w:rsidP="00000000" w:rsidRDefault="00000000" w:rsidRPr="00000000" w14:paraId="00000088">
      <w:pPr>
        <w:ind w:firstLine="720"/>
        <w:rPr/>
      </w:pPr>
      <w:r w:rsidDel="00000000" w:rsidR="00000000" w:rsidRPr="00000000">
        <w:rPr>
          <w:rtl w:val="0"/>
        </w:rPr>
        <w:tab/>
        <w:t xml:space="preserve">3.7.3. giorni di settimana di chiusura</w:t>
      </w:r>
    </w:p>
    <w:p w:rsidR="00000000" w:rsidDel="00000000" w:rsidP="00000000" w:rsidRDefault="00000000" w:rsidRPr="00000000" w14:paraId="00000089">
      <w:pPr>
        <w:ind w:firstLine="720"/>
        <w:rPr/>
      </w:pPr>
      <w:r w:rsidDel="00000000" w:rsidR="00000000" w:rsidRPr="00000000">
        <w:rPr>
          <w:rtl w:val="0"/>
        </w:rPr>
        <w:tab/>
        <w:tab/>
        <w:t xml:space="preserve">3.7.3.1. fasce orarie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Requisiti relativi alle prenotazioni</w:t>
      </w:r>
    </w:p>
    <w:p w:rsidR="00000000" w:rsidDel="00000000" w:rsidP="00000000" w:rsidRDefault="00000000" w:rsidRPr="00000000" w14:paraId="0000008C">
      <w:pPr>
        <w:ind w:left="720" w:firstLine="0"/>
        <w:rPr/>
      </w:pPr>
      <w:r w:rsidDel="00000000" w:rsidR="00000000" w:rsidRPr="00000000">
        <w:rPr>
          <w:rtl w:val="0"/>
        </w:rPr>
        <w:t xml:space="preserve">4.1. cliente che ha fatto la prenotazione (v. req. 1)</w:t>
      </w:r>
    </w:p>
    <w:p w:rsidR="00000000" w:rsidDel="00000000" w:rsidP="00000000" w:rsidRDefault="00000000" w:rsidRPr="00000000" w14:paraId="0000008D">
      <w:pPr>
        <w:ind w:left="720" w:firstLine="0"/>
        <w:rPr/>
      </w:pPr>
      <w:r w:rsidDel="00000000" w:rsidR="00000000" w:rsidRPr="00000000">
        <w:rPr>
          <w:rtl w:val="0"/>
        </w:rPr>
        <w:t xml:space="preserve">4.2. ristorante scelto (v. req. 3)</w:t>
      </w:r>
    </w:p>
    <w:p w:rsidR="00000000" w:rsidDel="00000000" w:rsidP="00000000" w:rsidRDefault="00000000" w:rsidRPr="00000000" w14:paraId="0000008E">
      <w:pPr>
        <w:ind w:firstLine="720"/>
        <w:rPr/>
      </w:pPr>
      <w:r w:rsidDel="00000000" w:rsidR="00000000" w:rsidRPr="00000000">
        <w:rPr>
          <w:rtl w:val="0"/>
        </w:rPr>
        <w:t xml:space="preserve">4.3. data e ora prenotata</w:t>
      </w:r>
    </w:p>
    <w:p w:rsidR="00000000" w:rsidDel="00000000" w:rsidP="00000000" w:rsidRDefault="00000000" w:rsidRPr="00000000" w14:paraId="0000008F">
      <w:pPr>
        <w:ind w:firstLine="720"/>
        <w:rPr/>
      </w:pPr>
      <w:r w:rsidDel="00000000" w:rsidR="00000000" w:rsidRPr="00000000">
        <w:rPr>
          <w:rtl w:val="0"/>
        </w:rPr>
        <w:t xml:space="preserve">4.4. numero commensali</w:t>
      </w:r>
    </w:p>
    <w:p w:rsidR="00000000" w:rsidDel="00000000" w:rsidP="00000000" w:rsidRDefault="00000000" w:rsidRPr="00000000" w14:paraId="00000090">
      <w:pPr>
        <w:ind w:firstLine="720"/>
        <w:rPr/>
      </w:pPr>
      <w:r w:rsidDel="00000000" w:rsidR="00000000" w:rsidRPr="00000000">
        <w:rPr>
          <w:rtl w:val="0"/>
        </w:rPr>
        <w:t xml:space="preserve">4.5. istante di creazione</w:t>
      </w:r>
    </w:p>
    <w:p w:rsidR="00000000" w:rsidDel="00000000" w:rsidP="00000000" w:rsidRDefault="00000000" w:rsidRPr="00000000" w14:paraId="00000091">
      <w:pPr>
        <w:ind w:firstLine="720"/>
        <w:rPr/>
      </w:pPr>
      <w:r w:rsidDel="00000000" w:rsidR="00000000" w:rsidRPr="00000000">
        <w:rPr>
          <w:rtl w:val="0"/>
        </w:rPr>
        <w:t xml:space="preserve">4.6. stato di prenotazione (v. req. 5)</w:t>
      </w:r>
    </w:p>
    <w:p w:rsidR="00000000" w:rsidDel="00000000" w:rsidP="00000000" w:rsidRDefault="00000000" w:rsidRPr="00000000" w14:paraId="00000092">
      <w:pPr>
        <w:ind w:firstLine="720"/>
        <w:rPr/>
      </w:pPr>
      <w:r w:rsidDel="00000000" w:rsidR="00000000" w:rsidRPr="00000000">
        <w:rPr>
          <w:rtl w:val="0"/>
        </w:rPr>
        <w:t xml:space="preserve">4.7. storico dei cambiamenti di stato</w:t>
      </w:r>
    </w:p>
    <w:p w:rsidR="00000000" w:rsidDel="00000000" w:rsidP="00000000" w:rsidRDefault="00000000" w:rsidRPr="00000000" w14:paraId="00000093">
      <w:pPr>
        <w:ind w:firstLine="720"/>
        <w:rPr/>
      </w:pPr>
      <w:r w:rsidDel="00000000" w:rsidR="00000000" w:rsidRPr="00000000">
        <w:rPr>
          <w:rtl w:val="0"/>
        </w:rPr>
        <w:tab/>
        <w:t xml:space="preserve">4.7.1. nuovo stato</w:t>
      </w:r>
    </w:p>
    <w:p w:rsidR="00000000" w:rsidDel="00000000" w:rsidP="00000000" w:rsidRDefault="00000000" w:rsidRPr="00000000" w14:paraId="00000094">
      <w:pPr>
        <w:ind w:firstLine="720"/>
        <w:rPr/>
      </w:pPr>
      <w:r w:rsidDel="00000000" w:rsidR="00000000" w:rsidRPr="00000000">
        <w:rPr>
          <w:rtl w:val="0"/>
        </w:rPr>
        <w:tab/>
        <w:t xml:space="preserve">4.7.2. data e ora del cambiamento</w:t>
      </w:r>
    </w:p>
    <w:p w:rsidR="00000000" w:rsidDel="00000000" w:rsidP="00000000" w:rsidRDefault="00000000" w:rsidRPr="00000000" w14:paraId="00000095">
      <w:pPr>
        <w:ind w:firstLine="720"/>
        <w:rPr/>
      </w:pPr>
      <w:r w:rsidDel="00000000" w:rsidR="00000000" w:rsidRPr="00000000">
        <w:rPr>
          <w:rtl w:val="0"/>
        </w:rPr>
        <w:tab/>
        <w:t xml:space="preserve">4.7.3. chi ha fatto la modifica (cliente o ristorante)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Requisiti relativi allo stato di prenotazione </w:t>
        <w:tab/>
      </w:r>
    </w:p>
    <w:p w:rsidR="00000000" w:rsidDel="00000000" w:rsidP="00000000" w:rsidRDefault="00000000" w:rsidRPr="00000000" w14:paraId="00000098">
      <w:pPr>
        <w:ind w:left="720" w:firstLine="0"/>
        <w:rPr/>
      </w:pPr>
      <w:r w:rsidDel="00000000" w:rsidR="00000000" w:rsidRPr="00000000">
        <w:rPr>
          <w:rtl w:val="0"/>
        </w:rPr>
        <w:t xml:space="preserve">5.1. stati base</w:t>
      </w:r>
    </w:p>
    <w:p w:rsidR="00000000" w:rsidDel="00000000" w:rsidP="00000000" w:rsidRDefault="00000000" w:rsidRPr="00000000" w14:paraId="00000099">
      <w:pPr>
        <w:spacing w:line="240" w:lineRule="auto"/>
        <w:rPr/>
      </w:pPr>
      <w:r w:rsidDel="00000000" w:rsidR="00000000" w:rsidRPr="00000000">
        <w:rPr>
          <w:rtl w:val="0"/>
        </w:rPr>
        <w:tab/>
        <w:tab/>
        <w:t xml:space="preserve">5.1.1. stato "pendente" (in momento di creazione di prenotazione)</w:t>
      </w:r>
    </w:p>
    <w:p w:rsidR="00000000" w:rsidDel="00000000" w:rsidP="00000000" w:rsidRDefault="00000000" w:rsidRPr="00000000" w14:paraId="0000009A">
      <w:pPr>
        <w:spacing w:line="240" w:lineRule="auto"/>
        <w:ind w:left="1440" w:firstLine="720"/>
        <w:rPr/>
      </w:pPr>
      <w:r w:rsidDel="00000000" w:rsidR="00000000" w:rsidRPr="00000000">
        <w:rPr>
          <w:rtl w:val="0"/>
        </w:rPr>
        <w:t xml:space="preserve">5.1.1.1. istante quando prenotazione viene creata</w:t>
      </w:r>
    </w:p>
    <w:p w:rsidR="00000000" w:rsidDel="00000000" w:rsidP="00000000" w:rsidRDefault="00000000" w:rsidRPr="00000000" w14:paraId="0000009B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ab/>
        <w:t xml:space="preserve">5.1.2. stato "rifiutata" (quando personale del ristorante rifiuta prenotazione)</w:t>
      </w:r>
    </w:p>
    <w:p w:rsidR="00000000" w:rsidDel="00000000" w:rsidP="00000000" w:rsidRDefault="00000000" w:rsidRPr="00000000" w14:paraId="0000009C">
      <w:pPr>
        <w:spacing w:line="240" w:lineRule="auto"/>
        <w:ind w:left="1440" w:firstLine="720"/>
        <w:rPr/>
      </w:pPr>
      <w:r w:rsidDel="00000000" w:rsidR="00000000" w:rsidRPr="00000000">
        <w:rPr>
          <w:rtl w:val="0"/>
        </w:rPr>
        <w:t xml:space="preserve">5.1.2.1. istante quando prenotazione viene “rifiutata”</w:t>
      </w:r>
    </w:p>
    <w:p w:rsidR="00000000" w:rsidDel="00000000" w:rsidP="00000000" w:rsidRDefault="00000000" w:rsidRPr="00000000" w14:paraId="0000009D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ab/>
        <w:t xml:space="preserve">5.1.3. stato "accettata" (quando personale del ristorante accetta prenotazione)</w:t>
      </w:r>
    </w:p>
    <w:p w:rsidR="00000000" w:rsidDel="00000000" w:rsidP="00000000" w:rsidRDefault="00000000" w:rsidRPr="00000000" w14:paraId="0000009E">
      <w:pPr>
        <w:spacing w:line="240" w:lineRule="auto"/>
        <w:rPr/>
      </w:pPr>
      <w:r w:rsidDel="00000000" w:rsidR="00000000" w:rsidRPr="00000000">
        <w:rPr>
          <w:rtl w:val="0"/>
        </w:rPr>
        <w:tab/>
        <w:tab/>
        <w:tab/>
        <w:t xml:space="preserve">5.1.3.1. istante quando prenotazione viene “accettata”</w:t>
      </w:r>
    </w:p>
    <w:p w:rsidR="00000000" w:rsidDel="00000000" w:rsidP="00000000" w:rsidRDefault="00000000" w:rsidRPr="00000000" w14:paraId="0000009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Requisiti relativi alla tipologia della cucina:</w:t>
      </w:r>
    </w:p>
    <w:p w:rsidR="00000000" w:rsidDel="00000000" w:rsidP="00000000" w:rsidRDefault="00000000" w:rsidRPr="00000000" w14:paraId="000000A1">
      <w:pPr>
        <w:ind w:firstLine="720"/>
        <w:rPr/>
      </w:pPr>
      <w:r w:rsidDel="00000000" w:rsidR="00000000" w:rsidRPr="00000000">
        <w:rPr>
          <w:rtl w:val="0"/>
        </w:rPr>
        <w:t xml:space="preserve">6.1. nome</w:t>
      </w:r>
    </w:p>
    <w:p w:rsidR="00000000" w:rsidDel="00000000" w:rsidP="00000000" w:rsidRDefault="00000000" w:rsidRPr="00000000" w14:paraId="000000A2">
      <w:pPr>
        <w:ind w:firstLine="720"/>
        <w:rPr/>
      </w:pPr>
      <w:r w:rsidDel="00000000" w:rsidR="00000000" w:rsidRPr="00000000">
        <w:rPr>
          <w:rtl w:val="0"/>
        </w:rPr>
        <w:t xml:space="preserve">6.2. lista gestita dallo staff di Ristobook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4"/>
        <w:rPr>
          <w:b w:val="1"/>
          <w:bCs w:val="1"/>
          <w:color w:val="000000"/>
        </w:rPr>
      </w:pPr>
      <w:bookmarkStart w:colFirst="0" w:colLast="0" w:name="_5qxe8a70daf6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Requisiti che riguardano le funzionalità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999.1. </w:t>
        <w:tab/>
        <w:t xml:space="preserve">I ristoratori possono iscriversi a RistoBook per registrare i propri ristoranti e gestire le loro prenotazioni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999.2. I ristoranti possono scegliere le tipologie di cucina da una lista gestita dallo staff di Ristobook</w:t>
      </w:r>
    </w:p>
    <w:p w:rsidR="00000000" w:rsidDel="00000000" w:rsidP="00000000" w:rsidRDefault="00000000" w:rsidRPr="00000000" w14:paraId="000000A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999.4.</w:t>
        <w:tab/>
        <w:t xml:space="preserve">Il personale incaricato dei rispettivi ristoranti, deve poter accedere a Ristobook tramite una interfaccia dedicata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999.5. I clienti possono iscriversi a Ristobook ed effettuare prenotazioni presso i ristoranti iscritti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999.6. </w:t>
        <w:tab/>
        <w:t xml:space="preserve">Il sistema deve permettere ai ristoratori di gestire lo stato delle prenotazioni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999.7.  I ristoratori possono chiudere le prenotazioni per un periodo (date scelte o giorni della settimana) e </w:t>
      </w:r>
      <w:r w:rsidDel="00000000" w:rsidR="00000000" w:rsidRPr="00000000">
        <w:rPr>
          <w:rtl w:val="0"/>
        </w:rPr>
        <w:t xml:space="preserve">fascia</w:t>
      </w:r>
      <w:r w:rsidDel="00000000" w:rsidR="00000000" w:rsidRPr="00000000">
        <w:rPr>
          <w:rtl w:val="0"/>
        </w:rPr>
        <w:t xml:space="preserve"> oraria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jc w:val="center"/>
        <w:rPr>
          <w:b w:val="1"/>
          <w:bCs w:val="1"/>
        </w:rPr>
        <w:sectPr>
          <w:type w:val="nextPage"/>
          <w:pgSz w:h="16834" w:w="11909" w:orient="portrait"/>
          <w:pgMar w:bottom="267.51968503937064" w:top="283.46456692913387" w:left="425.1968503937008" w:right="426.61417322834666" w:header="720" w:footer="720"/>
          <w:pgNumType w:start="1"/>
        </w:sectPr>
      </w:pPr>
      <w:bookmarkStart w:colFirst="0" w:colLast="0" w:name="_o3ktcxok8aun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jc w:val="center"/>
        <w:rPr>
          <w:b w:val="1"/>
          <w:bCs w:val="1"/>
        </w:rPr>
      </w:pPr>
      <w:bookmarkStart w:colFirst="0" w:colLast="0" w:name="_dqkj2q4kha3y" w:id="8"/>
      <w:bookmarkEnd w:id="8"/>
      <w:r w:rsidDel="00000000" w:rsidR="00000000" w:rsidRPr="00000000">
        <w:rPr>
          <w:b w:val="1"/>
          <w:bCs w:val="1"/>
          <w:rtl w:val="0"/>
        </w:rPr>
        <w:t xml:space="preserve">1.2. Diagramma UML delle classi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bsak2ztswm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                               </w:t>
      </w:r>
      <w:hyperlink w:anchor="_vuu7y338v7nw">
        <w:r w:rsidDel="00000000" w:rsidR="00000000" w:rsidRPr="00000000">
          <w:rPr>
            <w:b w:val="1"/>
            <w:bCs w:val="1"/>
            <w:color w:val="1155cc"/>
            <w:sz w:val="34"/>
            <w:szCs w:val="34"/>
            <w:u w:val="single"/>
            <w:rtl w:val="0"/>
          </w:rPr>
          <w:t xml:space="preserve">🔗</w:t>
        </w:r>
      </w:hyperlink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                    </w:t>
      </w:r>
      <w:hyperlink w:anchor="_t1oqihere0ww">
        <w:r w:rsidDel="00000000" w:rsidR="00000000" w:rsidRPr="00000000">
          <w:rPr>
            <w:b w:val="1"/>
            <w:bCs w:val="1"/>
            <w:color w:val="1155cc"/>
            <w:sz w:val="34"/>
            <w:szCs w:val="34"/>
            <w:u w:val="single"/>
            <w:rtl w:val="0"/>
          </w:rPr>
          <w:t xml:space="preserve"> 🔗</w:t>
        </w:r>
      </w:hyperlink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                     </w:t>
      </w:r>
      <w:hyperlink w:anchor="_f1qt5ztwy3ht">
        <w:r w:rsidDel="00000000" w:rsidR="00000000" w:rsidRPr="00000000">
          <w:rPr>
            <w:b w:val="1"/>
            <w:bCs w:val="1"/>
            <w:color w:val="1155cc"/>
            <w:sz w:val="34"/>
            <w:szCs w:val="34"/>
            <w:u w:val="single"/>
            <w:rtl w:val="0"/>
          </w:rPr>
          <w:t xml:space="preserve">🔗</w:t>
        </w:r>
      </w:hyperlink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156153</wp:posOffset>
            </wp:positionV>
            <wp:extent cx="7019100" cy="1714500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9100" cy="171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  <w:sectPr>
          <w:type w:val="nextPage"/>
          <w:pgSz w:h="16834" w:w="11909" w:orient="portrait"/>
          <w:pgMar w:bottom="267.51968503937064" w:top="283.46456692913387" w:left="425.1968503937008" w:right="426.61417322834666" w:header="720" w:footer="720"/>
        </w:sectPr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      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🔗              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spacing w:after="0" w:before="0" w:lineRule="auto"/>
        <w:jc w:val="center"/>
        <w:rPr>
          <w:b w:val="1"/>
          <w:bCs w:val="1"/>
          <w:sz w:val="34"/>
          <w:szCs w:val="34"/>
        </w:rPr>
      </w:pPr>
      <w:bookmarkStart w:colFirst="0" w:colLast="0" w:name="_8pqvucj0kpv0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1.3. Specifiche di tipi di dato</w:t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Tipo PartitaIva: Stringa di 11 caratteri secondo standard</w:t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Tipo Indirizzo: Tipo record con campi </w:t>
      </w:r>
    </w:p>
    <w:p w:rsidR="00000000" w:rsidDel="00000000" w:rsidP="00000000" w:rsidRDefault="00000000" w:rsidRPr="00000000" w14:paraId="000000BE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via: Stringa</w:t>
      </w:r>
    </w:p>
    <w:p w:rsidR="00000000" w:rsidDel="00000000" w:rsidP="00000000" w:rsidRDefault="00000000" w:rsidRPr="00000000" w14:paraId="000000BF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civico: intero &gt; 0 </w:t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Tipo Email: Stringa secondo standard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Tipo Periodo: Tipo record con campi </w:t>
      </w:r>
    </w:p>
    <w:p w:rsidR="00000000" w:rsidDel="00000000" w:rsidP="00000000" w:rsidRDefault="00000000" w:rsidRPr="00000000" w14:paraId="000000C2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data_inizio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Dat</w:t>
      </w: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C3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data_fine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orari: </w:t>
      </w:r>
      <w:r w:rsidDel="00000000" w:rsidR="00000000" w:rsidRPr="00000000">
        <w:rPr>
          <w:u w:val="single"/>
          <w:rtl w:val="0"/>
        </w:rPr>
        <w:t xml:space="preserve">OrarioGiorno</w:t>
      </w:r>
      <w:r w:rsidDel="00000000" w:rsidR="00000000" w:rsidRPr="00000000">
        <w:rPr>
          <w:u w:val="single"/>
          <w:rtl w:val="0"/>
        </w:rPr>
        <w:t xml:space="preserve"> </w:t>
      </w:r>
      <w:r w:rsidDel="00000000" w:rsidR="00000000" w:rsidRPr="00000000">
        <w:rPr>
          <w:rtl w:val="0"/>
        </w:rPr>
        <w:t xml:space="preserve">[1..*]</w:t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Tipo </w:t>
      </w:r>
      <w:r w:rsidDel="00000000" w:rsidR="00000000" w:rsidRPr="00000000">
        <w:rPr>
          <w:u w:val="single"/>
          <w:rtl w:val="0"/>
        </w:rPr>
        <w:t xml:space="preserve">OrarioGiorno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Tipo record con campi</w:t>
      </w:r>
    </w:p>
    <w:p w:rsidR="00000000" w:rsidDel="00000000" w:rsidP="00000000" w:rsidRDefault="00000000" w:rsidRPr="00000000" w14:paraId="000000C6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giorno_settimana:</w:t>
      </w:r>
      <w:r w:rsidDel="00000000" w:rsidR="00000000" w:rsidRPr="00000000">
        <w:rPr>
          <w:rtl w:val="0"/>
        </w:rPr>
        <w:t xml:space="preserve"> {lunedì,martedì,mercoledì,giovedì,venerdì,sabato,domenica}  </w:t>
      </w:r>
    </w:p>
    <w:p w:rsidR="00000000" w:rsidDel="00000000" w:rsidP="00000000" w:rsidRDefault="00000000" w:rsidRPr="00000000" w14:paraId="000000C7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ora_inizio:</w:t>
      </w:r>
      <w:r w:rsidDel="00000000" w:rsidR="00000000" w:rsidRPr="00000000">
        <w:rPr>
          <w:rtl w:val="0"/>
        </w:rPr>
        <w:t xml:space="preserve"> Ora </w:t>
      </w:r>
    </w:p>
    <w:p w:rsidR="00000000" w:rsidDel="00000000" w:rsidP="00000000" w:rsidRDefault="00000000" w:rsidRPr="00000000" w14:paraId="000000C8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ora_fine:</w:t>
      </w:r>
      <w:r w:rsidDel="00000000" w:rsidR="00000000" w:rsidRPr="00000000">
        <w:rPr>
          <w:rtl w:val="0"/>
        </w:rPr>
        <w:t xml:space="preserve"> Ora</w:t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Tipo Percentuale: Tipo record con campi</w:t>
      </w:r>
    </w:p>
    <w:p w:rsidR="00000000" w:rsidDel="00000000" w:rsidP="00000000" w:rsidRDefault="00000000" w:rsidRPr="00000000" w14:paraId="000000CA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numero: intero &gt; 0</w:t>
      </w:r>
    </w:p>
    <w:p w:rsidR="00000000" w:rsidDel="00000000" w:rsidP="00000000" w:rsidRDefault="00000000" w:rsidRPr="00000000" w14:paraId="000000CB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simbolo: %</w:t>
      </w:r>
    </w:p>
    <w:p w:rsidR="00000000" w:rsidDel="00000000" w:rsidP="00000000" w:rsidRDefault="00000000" w:rsidRPr="00000000" w14:paraId="000000C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jc w:val="center"/>
        <w:rPr>
          <w:b w:val="1"/>
          <w:bCs w:val="1"/>
          <w:sz w:val="34"/>
          <w:szCs w:val="34"/>
        </w:rPr>
      </w:pPr>
      <w:bookmarkStart w:colFirst="0" w:colLast="0" w:name="_y6jr1g2rzgwt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1.4. Specifiche delle classi</w:t>
      </w:r>
    </w:p>
    <w:p w:rsidR="00000000" w:rsidDel="00000000" w:rsidP="00000000" w:rsidRDefault="00000000" w:rsidRPr="00000000" w14:paraId="000000CE">
      <w:pPr>
        <w:pStyle w:val="Heading3"/>
        <w:rPr>
          <w:b w:val="1"/>
          <w:bCs w:val="1"/>
          <w:sz w:val="30"/>
          <w:szCs w:val="30"/>
          <w:u w:val="single"/>
        </w:rPr>
      </w:pPr>
      <w:bookmarkStart w:colFirst="0" w:colLast="0" w:name="_t1oqihere0ww" w:id="12"/>
      <w:bookmarkEnd w:id="12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1.4.1. Specifica della classe </w:t>
      </w:r>
      <w:hyperlink w:anchor="_dqkj2q4kha3y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Prenotazione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4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1zicv5n72i6a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Operazioni Ausiliarie</w:t>
      </w:r>
    </w:p>
    <w:p w:rsidR="00000000" w:rsidDel="00000000" w:rsidP="00000000" w:rsidRDefault="00000000" w:rsidRPr="00000000" w14:paraId="000000D0">
      <w:pPr>
        <w:pStyle w:val="Heading5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wjo6wdfc3fq" w:id="14"/>
      <w:bookmarkEnd w:id="1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non_sovrapposti(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i</w:t>
      </w:r>
      <w:r w:rsidDel="00000000" w:rsidR="00000000" w:rsidRPr="00000000">
        <w:rPr>
          <w:b w:val="1"/>
          <w:bCs w:val="1"/>
          <w:color w:val="000000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DataOra,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</w:t>
      </w:r>
      <w:r w:rsidDel="00000000" w:rsidR="00000000" w:rsidRPr="00000000">
        <w:rPr>
          <w:b w:val="1"/>
          <w:bCs w:val="1"/>
          <w:color w:val="000000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DataOra,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</w:t>
      </w:r>
      <w:r w:rsidDel="00000000" w:rsidR="00000000" w:rsidRPr="00000000">
        <w:rPr>
          <w:b w:val="1"/>
          <w:bCs w:val="1"/>
          <w:color w:val="000000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DataOra,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</w:t>
      </w:r>
      <w:r w:rsidDel="00000000" w:rsidR="00000000" w:rsidRPr="00000000">
        <w:rPr>
          <w:b w:val="1"/>
          <w:bCs w:val="1"/>
          <w:color w:val="000000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DataOra)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: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Booleano</w:t>
      </w:r>
    </w:p>
    <w:p w:rsidR="00000000" w:rsidDel="00000000" w:rsidP="00000000" w:rsidRDefault="00000000" w:rsidRPr="00000000" w14:paraId="000000D1">
      <w:pPr>
        <w:jc w:val="both"/>
        <w:rPr/>
      </w:pPr>
      <w:sdt>
        <w:sdtPr>
          <w:alias w:val="Stato revisione"/>
          <w:id w:val="17614105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30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precondizioni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3">
      <w:pPr>
        <w:numPr>
          <w:ilvl w:val="1"/>
          <w:numId w:val="30"/>
        </w:numPr>
        <w:ind w:left="2160" w:hanging="360"/>
        <w:jc w:val="both"/>
      </w:pP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&lt;= f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&lt;= f</w:t>
      </w:r>
      <w:r w:rsidDel="00000000" w:rsidR="00000000" w:rsidRPr="00000000">
        <w:rPr>
          <w:vertAlign w:val="subscript"/>
          <w:rtl w:val="0"/>
        </w:rPr>
        <w:t xml:space="preserve">2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30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postcondizioni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5">
      <w:pPr>
        <w:numPr>
          <w:ilvl w:val="1"/>
          <w:numId w:val="30"/>
        </w:numPr>
        <w:ind w:left="2160" w:hanging="360"/>
        <w:jc w:val="both"/>
      </w:pPr>
      <w:r w:rsidDel="00000000" w:rsidR="00000000" w:rsidRPr="00000000">
        <w:rPr>
          <w:rtl w:val="0"/>
        </w:rPr>
        <w:t xml:space="preserve">result = True se e solo se: </w:t>
      </w:r>
    </w:p>
    <w:p w:rsidR="00000000" w:rsidDel="00000000" w:rsidP="00000000" w:rsidRDefault="00000000" w:rsidRPr="00000000" w14:paraId="000000D6">
      <w:pPr>
        <w:numPr>
          <w:ilvl w:val="2"/>
          <w:numId w:val="30"/>
        </w:numPr>
        <w:ind w:left="2880" w:hanging="360"/>
        <w:jc w:val="both"/>
      </w:pP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&gt; f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or f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&lt;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288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5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s7gz8lei31ws" w:id="15"/>
      <w:bookmarkEnd w:id="1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non_sovrapposti_data(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i</w:t>
      </w:r>
      <w:r w:rsidDel="00000000" w:rsidR="00000000" w:rsidRPr="00000000">
        <w:rPr>
          <w:b w:val="1"/>
          <w:bCs w:val="1"/>
          <w:color w:val="000000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Data,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</w:t>
      </w:r>
      <w:r w:rsidDel="00000000" w:rsidR="00000000" w:rsidRPr="00000000">
        <w:rPr>
          <w:b w:val="1"/>
          <w:bCs w:val="1"/>
          <w:color w:val="000000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Data,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</w:t>
      </w:r>
      <w:r w:rsidDel="00000000" w:rsidR="00000000" w:rsidRPr="00000000">
        <w:rPr>
          <w:b w:val="1"/>
          <w:bCs w:val="1"/>
          <w:color w:val="000000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: Data,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</w:t>
      </w:r>
      <w:r w:rsidDel="00000000" w:rsidR="00000000" w:rsidRPr="00000000">
        <w:rPr>
          <w:b w:val="1"/>
          <w:bCs w:val="1"/>
          <w:color w:val="000000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Data)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: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Booleano</w:t>
      </w:r>
    </w:p>
    <w:p w:rsidR="00000000" w:rsidDel="00000000" w:rsidP="00000000" w:rsidRDefault="00000000" w:rsidRPr="00000000" w14:paraId="000000D9">
      <w:pPr>
        <w:jc w:val="both"/>
        <w:rPr/>
      </w:pPr>
      <w:sdt>
        <w:sdtPr>
          <w:alias w:val="Stato revisione"/>
          <w:id w:val="-366131386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30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precondizioni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B">
      <w:pPr>
        <w:numPr>
          <w:ilvl w:val="1"/>
          <w:numId w:val="30"/>
        </w:numPr>
        <w:ind w:left="2160" w:hanging="360"/>
        <w:jc w:val="both"/>
      </w:pP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&lt;= f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&lt;= f</w:t>
      </w:r>
      <w:r w:rsidDel="00000000" w:rsidR="00000000" w:rsidRPr="00000000">
        <w:rPr>
          <w:vertAlign w:val="subscript"/>
          <w:rtl w:val="0"/>
        </w:rPr>
        <w:t xml:space="preserve">2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30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postcondizioni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D">
      <w:pPr>
        <w:numPr>
          <w:ilvl w:val="1"/>
          <w:numId w:val="30"/>
        </w:numPr>
        <w:ind w:left="2160" w:hanging="360"/>
        <w:jc w:val="both"/>
      </w:pPr>
      <w:r w:rsidDel="00000000" w:rsidR="00000000" w:rsidRPr="00000000">
        <w:rPr>
          <w:rtl w:val="0"/>
        </w:rPr>
        <w:t xml:space="preserve">result = True se e solo se: </w:t>
      </w:r>
    </w:p>
    <w:p w:rsidR="00000000" w:rsidDel="00000000" w:rsidP="00000000" w:rsidRDefault="00000000" w:rsidRPr="00000000" w14:paraId="000000DE">
      <w:pPr>
        <w:numPr>
          <w:ilvl w:val="2"/>
          <w:numId w:val="30"/>
        </w:numPr>
        <w:ind w:left="2880" w:hanging="360"/>
        <w:jc w:val="both"/>
      </w:pP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&gt; f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or f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&lt;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5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kck5a3jjl44f" w:id="16"/>
      <w:bookmarkEnd w:id="1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non_sovrapposti_orariogiorno(og1:OrarioGiorno, og2:OrarioGiorno): Booleano</w:t>
      </w:r>
    </w:p>
    <w:p w:rsidR="00000000" w:rsidDel="00000000" w:rsidP="00000000" w:rsidRDefault="00000000" w:rsidRPr="00000000" w14:paraId="000000E0">
      <w:pPr>
        <w:jc w:val="both"/>
        <w:rPr/>
      </w:pPr>
      <w:sdt>
        <w:sdtPr>
          <w:alias w:val="Stato revisione"/>
          <w:id w:val="-1411277114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41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precondizioni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2">
      <w:pPr>
        <w:numPr>
          <w:ilvl w:val="1"/>
          <w:numId w:val="41"/>
        </w:numPr>
        <w:ind w:left="2160" w:hanging="360"/>
        <w:jc w:val="both"/>
      </w:pPr>
      <w:r w:rsidDel="00000000" w:rsidR="00000000" w:rsidRPr="00000000">
        <w:rPr>
          <w:rtl w:val="0"/>
        </w:rPr>
        <w:t xml:space="preserve">nessuna</w:t>
      </w:r>
    </w:p>
    <w:p w:rsidR="00000000" w:rsidDel="00000000" w:rsidP="00000000" w:rsidRDefault="00000000" w:rsidRPr="00000000" w14:paraId="000000E3">
      <w:pPr>
        <w:numPr>
          <w:ilvl w:val="0"/>
          <w:numId w:val="41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postcondizioni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4">
      <w:pPr>
        <w:numPr>
          <w:ilvl w:val="1"/>
          <w:numId w:val="41"/>
        </w:numPr>
        <w:ind w:left="2160" w:hanging="360"/>
        <w:jc w:val="both"/>
      </w:pPr>
      <w:r w:rsidDel="00000000" w:rsidR="00000000" w:rsidRPr="00000000">
        <w:rPr>
          <w:rtl w:val="0"/>
        </w:rPr>
        <w:t xml:space="preserve">Result = True </w:t>
      </w:r>
    </w:p>
    <w:p w:rsidR="00000000" w:rsidDel="00000000" w:rsidP="00000000" w:rsidRDefault="00000000" w:rsidRPr="00000000" w14:paraId="000000E5">
      <w:pPr>
        <w:numPr>
          <w:ilvl w:val="2"/>
          <w:numId w:val="41"/>
        </w:numPr>
        <w:ind w:left="2880" w:hanging="360"/>
        <w:jc w:val="both"/>
      </w:pPr>
      <w:r w:rsidDel="00000000" w:rsidR="00000000" w:rsidRPr="00000000">
        <w:rPr>
          <w:rtl w:val="0"/>
        </w:rPr>
        <w:t xml:space="preserve">se e solo se </w:t>
      </w:r>
    </w:p>
    <w:p w:rsidR="00000000" w:rsidDel="00000000" w:rsidP="00000000" w:rsidRDefault="00000000" w:rsidRPr="00000000" w14:paraId="000000E6">
      <w:pPr>
        <w:numPr>
          <w:ilvl w:val="3"/>
          <w:numId w:val="41"/>
        </w:numPr>
        <w:ind w:left="3600" w:hanging="360"/>
        <w:jc w:val="both"/>
      </w:pPr>
      <w:r w:rsidDel="00000000" w:rsidR="00000000" w:rsidRPr="00000000">
        <w:rPr>
          <w:rtl w:val="0"/>
        </w:rPr>
        <w:t xml:space="preserve">[og1.giorno_settimana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≠ </w:t>
      </w:r>
      <w:r w:rsidDel="00000000" w:rsidR="00000000" w:rsidRPr="00000000">
        <w:rPr>
          <w:rtl w:val="0"/>
        </w:rPr>
        <w:t xml:space="preserve">og2.giorno_settimana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3600" w:firstLine="72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oppure</w:t>
      </w:r>
    </w:p>
    <w:p w:rsidR="00000000" w:rsidDel="00000000" w:rsidP="00000000" w:rsidRDefault="00000000" w:rsidRPr="00000000" w14:paraId="000000E8">
      <w:pPr>
        <w:numPr>
          <w:ilvl w:val="3"/>
          <w:numId w:val="41"/>
        </w:numPr>
        <w:ind w:left="3600" w:hanging="360"/>
        <w:jc w:val="both"/>
      </w:pPr>
      <w:r w:rsidDel="00000000" w:rsidR="00000000" w:rsidRPr="00000000">
        <w:rPr>
          <w:rtl w:val="0"/>
        </w:rPr>
        <w:t xml:space="preserve">og1.giorno_settimana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og2.giorno_settimana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4320" w:firstLine="0"/>
        <w:jc w:val="both"/>
        <w:rPr/>
      </w:pP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0EA">
      <w:pPr>
        <w:numPr>
          <w:ilvl w:val="3"/>
          <w:numId w:val="41"/>
        </w:numPr>
        <w:ind w:left="3600" w:hanging="360"/>
        <w:jc w:val="both"/>
      </w:pPr>
      <w:r w:rsidDel="00000000" w:rsidR="00000000" w:rsidRPr="00000000">
        <w:rPr>
          <w:rtl w:val="0"/>
        </w:rPr>
        <w:t xml:space="preserve">NON ESISTE un i: Ora tale che </w:t>
      </w:r>
    </w:p>
    <w:p w:rsidR="00000000" w:rsidDel="00000000" w:rsidP="00000000" w:rsidRDefault="00000000" w:rsidRPr="00000000" w14:paraId="000000EB">
      <w:pPr>
        <w:numPr>
          <w:ilvl w:val="4"/>
          <w:numId w:val="41"/>
        </w:numPr>
        <w:ind w:left="4320" w:hanging="360"/>
        <w:jc w:val="both"/>
      </w:pPr>
      <w:r w:rsidDel="00000000" w:rsidR="00000000" w:rsidRPr="00000000">
        <w:rPr>
          <w:rtl w:val="0"/>
        </w:rPr>
        <w:t xml:space="preserve">og1.ora_inizio</w:t>
      </w:r>
      <w:r w:rsidDel="00000000" w:rsidR="00000000" w:rsidRPr="00000000">
        <w:rPr>
          <w:rtl w:val="0"/>
        </w:rPr>
        <w:t xml:space="preserve"> &lt;= i &lt;= </w:t>
      </w:r>
      <w:r w:rsidDel="00000000" w:rsidR="00000000" w:rsidRPr="00000000">
        <w:rPr>
          <w:rtl w:val="0"/>
        </w:rPr>
        <w:t xml:space="preserve">og1.ora_fine</w:t>
      </w:r>
      <w:r w:rsidDel="00000000" w:rsidR="00000000" w:rsidRPr="00000000">
        <w:rPr>
          <w:rtl w:val="0"/>
        </w:rPr>
        <w:t xml:space="preserve"> e </w:t>
      </w:r>
    </w:p>
    <w:p w:rsidR="00000000" w:rsidDel="00000000" w:rsidP="00000000" w:rsidRDefault="00000000" w:rsidRPr="00000000" w14:paraId="000000EC">
      <w:pPr>
        <w:numPr>
          <w:ilvl w:val="4"/>
          <w:numId w:val="41"/>
        </w:numPr>
        <w:ind w:left="4320" w:hanging="360"/>
        <w:jc w:val="both"/>
      </w:pPr>
      <w:r w:rsidDel="00000000" w:rsidR="00000000" w:rsidRPr="00000000">
        <w:rPr>
          <w:rtl w:val="0"/>
        </w:rPr>
        <w:t xml:space="preserve">og2.ora_inizio</w:t>
      </w:r>
      <w:r w:rsidDel="00000000" w:rsidR="00000000" w:rsidRPr="00000000">
        <w:rPr>
          <w:rtl w:val="0"/>
        </w:rPr>
        <w:t xml:space="preserve"> &lt;= i &lt;= </w:t>
      </w:r>
      <w:r w:rsidDel="00000000" w:rsidR="00000000" w:rsidRPr="00000000">
        <w:rPr>
          <w:rtl w:val="0"/>
        </w:rPr>
        <w:t xml:space="preserve">og2.ora_fine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]</w:t>
      </w:r>
    </w:p>
    <w:p w:rsidR="00000000" w:rsidDel="00000000" w:rsidP="00000000" w:rsidRDefault="00000000" w:rsidRPr="00000000" w14:paraId="000000EE">
      <w:pPr>
        <w:pStyle w:val="Heading4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vn52hgkmve2k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Vincoli Esterni</w:t>
      </w:r>
    </w:p>
    <w:p w:rsidR="00000000" w:rsidDel="00000000" w:rsidP="00000000" w:rsidRDefault="00000000" w:rsidRPr="00000000" w14:paraId="000000EF">
      <w:pPr>
        <w:pStyle w:val="Heading5"/>
        <w:rPr>
          <w:b w:val="1"/>
          <w:bCs w:val="1"/>
          <w:color w:val="000000"/>
          <w:sz w:val="24"/>
          <w:szCs w:val="24"/>
        </w:rPr>
      </w:pPr>
      <w:bookmarkStart w:colFirst="0" w:colLast="0" w:name="_d6ezimvpuitl" w:id="18"/>
      <w:bookmarkEnd w:id="1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[V.IstanteCreazioneMinoreDataOraPrenotata]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F0">
      <w:pPr>
        <w:rPr/>
      </w:pPr>
      <w:sdt>
        <w:sdtPr>
          <w:alias w:val="Stato revisione"/>
          <w:id w:val="1075570083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Per ogni </w:t>
      </w:r>
      <w:r w:rsidDel="00000000" w:rsidR="00000000" w:rsidRPr="00000000">
        <w:rPr>
          <w:rtl w:val="0"/>
        </w:rPr>
        <w:t xml:space="preserve">p:Prenotazione</w:t>
      </w:r>
      <w:r w:rsidDel="00000000" w:rsidR="00000000" w:rsidRPr="00000000">
        <w:rPr>
          <w:rtl w:val="0"/>
        </w:rPr>
        <w:t xml:space="preserve"> deve essere vero che </w:t>
      </w:r>
      <w:r w:rsidDel="00000000" w:rsidR="00000000" w:rsidRPr="00000000">
        <w:rPr>
          <w:rtl w:val="0"/>
        </w:rPr>
        <w:t xml:space="preserve">p.istante_creazione</w:t>
      </w:r>
      <w:r w:rsidDel="00000000" w:rsidR="00000000" w:rsidRPr="00000000">
        <w:rPr>
          <w:rtl w:val="0"/>
        </w:rPr>
        <w:t xml:space="preserve"> &lt; </w:t>
      </w:r>
      <w:r w:rsidDel="00000000" w:rsidR="00000000" w:rsidRPr="00000000">
        <w:rPr>
          <w:rtl w:val="0"/>
        </w:rPr>
        <w:t xml:space="preserve">p.data_ora_prenotata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5"/>
        <w:rPr>
          <w:b w:val="1"/>
          <w:bCs w:val="1"/>
          <w:color w:val="000000"/>
          <w:sz w:val="24"/>
          <w:szCs w:val="24"/>
        </w:rPr>
      </w:pPr>
      <w:bookmarkStart w:colFirst="0" w:colLast="0" w:name="_dwmie3eeewqq" w:id="19"/>
      <w:bookmarkEnd w:id="1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[V.IstanteCreazioneMinoreDiAccettazione]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sdt>
        <w:sdtPr>
          <w:alias w:val="Stato revisione"/>
          <w:id w:val="-80431495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Per ogni </w:t>
      </w:r>
      <w:r w:rsidDel="00000000" w:rsidR="00000000" w:rsidRPr="00000000">
        <w:rPr>
          <w:rtl w:val="0"/>
        </w:rPr>
        <w:t xml:space="preserve">p:Prenotazione</w:t>
      </w:r>
      <w:r w:rsidDel="00000000" w:rsidR="00000000" w:rsidRPr="00000000">
        <w:rPr>
          <w:rtl w:val="0"/>
        </w:rPr>
        <w:t xml:space="preserve"> deve essere vero che </w:t>
      </w:r>
      <w:r w:rsidDel="00000000" w:rsidR="00000000" w:rsidRPr="00000000">
        <w:rPr>
          <w:rtl w:val="0"/>
        </w:rPr>
        <w:t xml:space="preserve">p.istante_creazione</w:t>
      </w:r>
      <w:r w:rsidDel="00000000" w:rsidR="00000000" w:rsidRPr="00000000">
        <w:rPr>
          <w:rtl w:val="0"/>
        </w:rPr>
        <w:t xml:space="preserve"> &lt; </w:t>
      </w:r>
      <w:r w:rsidDel="00000000" w:rsidR="00000000" w:rsidRPr="00000000">
        <w:rPr>
          <w:rtl w:val="0"/>
        </w:rPr>
        <w:t xml:space="preserve">p.istante_accettazione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5"/>
        <w:rPr>
          <w:b w:val="1"/>
          <w:bCs w:val="1"/>
          <w:color w:val="000000"/>
          <w:sz w:val="24"/>
          <w:szCs w:val="24"/>
        </w:rPr>
      </w:pPr>
      <w:bookmarkStart w:colFirst="0" w:colLast="0" w:name="_6s5cvgjz7ckj" w:id="20"/>
      <w:bookmarkEnd w:id="2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[V.IstanteCreazioneMinoreDiRifiuto]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sdt>
        <w:sdtPr>
          <w:alias w:val="Stato revisione"/>
          <w:id w:val="-12947548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Per ogni </w:t>
      </w:r>
      <w:r w:rsidDel="00000000" w:rsidR="00000000" w:rsidRPr="00000000">
        <w:rPr>
          <w:rtl w:val="0"/>
        </w:rPr>
        <w:t xml:space="preserve">p:Prenotazione</w:t>
      </w:r>
      <w:r w:rsidDel="00000000" w:rsidR="00000000" w:rsidRPr="00000000">
        <w:rPr>
          <w:rtl w:val="0"/>
        </w:rPr>
        <w:t xml:space="preserve"> deve essere vero che </w:t>
      </w:r>
      <w:r w:rsidDel="00000000" w:rsidR="00000000" w:rsidRPr="00000000">
        <w:rPr>
          <w:rtl w:val="0"/>
        </w:rPr>
        <w:t xml:space="preserve">p.istante_creazione</w:t>
      </w:r>
      <w:r w:rsidDel="00000000" w:rsidR="00000000" w:rsidRPr="00000000">
        <w:rPr>
          <w:rtl w:val="0"/>
        </w:rPr>
        <w:t xml:space="preserve"> &lt; </w:t>
      </w:r>
      <w:r w:rsidDel="00000000" w:rsidR="00000000" w:rsidRPr="00000000">
        <w:rPr>
          <w:rtl w:val="0"/>
        </w:rPr>
        <w:t xml:space="preserve">p.istante_rifiuto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5"/>
        <w:rPr>
          <w:b w:val="1"/>
          <w:bCs w:val="1"/>
          <w:color w:val="000000"/>
          <w:sz w:val="24"/>
          <w:szCs w:val="24"/>
        </w:rPr>
      </w:pPr>
      <w:bookmarkStart w:colFirst="0" w:colLast="0" w:name="_extjrdtyghqc" w:id="21"/>
      <w:bookmarkEnd w:id="2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[V.DataOraPrenotataNonInPeriodoChiusura]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sdt>
        <w:sdtPr>
          <w:alias w:val="Stato revisione"/>
          <w:id w:val="-1552692847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Per </w:t>
      </w:r>
      <w:r w:rsidDel="00000000" w:rsidR="00000000" w:rsidRPr="00000000">
        <w:rPr>
          <w:rtl w:val="0"/>
        </w:rPr>
        <w:t xml:space="preserve">ogni p:Prenotazione</w:t>
      </w:r>
      <w:r w:rsidDel="00000000" w:rsidR="00000000" w:rsidRPr="00000000">
        <w:rPr>
          <w:rtl w:val="0"/>
        </w:rPr>
        <w:t xml:space="preserve"> con valore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p.data_ora_prenotata</w:t>
      </w:r>
      <w:r w:rsidDel="00000000" w:rsidR="00000000" w:rsidRPr="00000000">
        <w:rPr>
          <w:rtl w:val="0"/>
        </w:rPr>
        <w:t xml:space="preserve">  e  (p,r): </w:t>
      </w:r>
      <w:r w:rsidDel="00000000" w:rsidR="00000000" w:rsidRPr="00000000">
        <w:rPr>
          <w:rtl w:val="0"/>
        </w:rPr>
        <w:t xml:space="preserve">pren_ris,</w:t>
      </w:r>
      <w:r w:rsidDel="00000000" w:rsidR="00000000" w:rsidRPr="00000000">
        <w:rPr>
          <w:rtl w:val="0"/>
        </w:rPr>
        <w:t xml:space="preserve">  r:Ristorante.  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r.is_in_periodo_chiusura(i)</w:t>
      </w:r>
      <w:r w:rsidDel="00000000" w:rsidR="00000000" w:rsidRPr="00000000">
        <w:rPr>
          <w:rtl w:val="0"/>
        </w:rPr>
        <w:t xml:space="preserve"> = FALSE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5"/>
        <w:rPr>
          <w:b w:val="1"/>
          <w:bCs w:val="1"/>
          <w:color w:val="000000"/>
          <w:sz w:val="24"/>
          <w:szCs w:val="24"/>
        </w:rPr>
      </w:pPr>
      <w:bookmarkStart w:colFirst="0" w:colLast="0" w:name="_vwm9vlnf5o71" w:id="22"/>
      <w:bookmarkEnd w:id="2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[v.PeriodoChiusura.NonSovrapposti]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chiara.macciocchi17@gmail.com</w:t>
        </w:r>
      </w:hyperlink>
      <w:r w:rsidDel="00000000" w:rsidR="00000000" w:rsidRPr="00000000">
        <w:rPr>
          <w:rtl w:val="0"/>
        </w:rPr>
        <w:t xml:space="preserve"> termina tu </w:t>
      </w:r>
    </w:p>
    <w:p w:rsidR="00000000" w:rsidDel="00000000" w:rsidP="00000000" w:rsidRDefault="00000000" w:rsidRPr="00000000" w14:paraId="00000102">
      <w:pPr>
        <w:rPr/>
      </w:pPr>
      <w:sdt>
        <w:sdtPr>
          <w:alias w:val="Stato revisione"/>
          <w:id w:val="-1740619030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03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Per ogni r:Ristorante</w:t>
      </w:r>
    </w:p>
    <w:p w:rsidR="00000000" w:rsidDel="00000000" w:rsidP="00000000" w:rsidRDefault="00000000" w:rsidRPr="00000000" w14:paraId="00000104">
      <w:pPr>
        <w:numPr>
          <w:ilvl w:val="1"/>
          <w:numId w:val="28"/>
        </w:numPr>
        <w:ind w:left="1440" w:hanging="360"/>
      </w:pPr>
      <w:r w:rsidDel="00000000" w:rsidR="00000000" w:rsidRPr="00000000">
        <w:rPr>
          <w:rtl w:val="0"/>
        </w:rPr>
        <w:t xml:space="preserve">Per ogni coppia di valori distinti pc</w:t>
      </w:r>
      <w:r w:rsidDel="00000000" w:rsidR="00000000" w:rsidRPr="00000000">
        <w:rPr>
          <w:vertAlign w:val="subscript"/>
          <w:rtl w:val="0"/>
        </w:rPr>
        <w:t xml:space="preserve">1 </w:t>
      </w:r>
      <w:r w:rsidDel="00000000" w:rsidR="00000000" w:rsidRPr="00000000">
        <w:rPr>
          <w:rtl w:val="0"/>
        </w:rPr>
        <w:t xml:space="preserve">e pc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 </w:t>
      </w:r>
      <w:r w:rsidDel="00000000" w:rsidR="00000000" w:rsidRPr="00000000">
        <w:rPr>
          <w:rtl w:val="0"/>
        </w:rPr>
        <w:t xml:space="preserve">di </w:t>
      </w:r>
      <w:r w:rsidDel="00000000" w:rsidR="00000000" w:rsidRPr="00000000">
        <w:rPr>
          <w:rtl w:val="0"/>
        </w:rPr>
        <w:t xml:space="preserve">r.periodo_chiusura</w:t>
      </w:r>
      <w:r w:rsidDel="00000000" w:rsidR="00000000" w:rsidRPr="00000000">
        <w:rPr>
          <w:rtl w:val="0"/>
        </w:rPr>
        <w:t xml:space="preserve"> deve essere vero che </w:t>
      </w:r>
    </w:p>
    <w:p w:rsidR="00000000" w:rsidDel="00000000" w:rsidP="00000000" w:rsidRDefault="00000000" w:rsidRPr="00000000" w14:paraId="00000105">
      <w:pPr>
        <w:numPr>
          <w:ilvl w:val="2"/>
          <w:numId w:val="28"/>
        </w:numPr>
        <w:ind w:left="2160" w:hanging="360"/>
      </w:pPr>
      <w:r w:rsidDel="00000000" w:rsidR="00000000" w:rsidRPr="00000000">
        <w:rPr>
          <w:rtl w:val="0"/>
        </w:rPr>
        <w:t xml:space="preserve">non_sovrapposti_data</w:t>
      </w:r>
      <w:r w:rsidDel="00000000" w:rsidR="00000000" w:rsidRPr="00000000">
        <w:rPr>
          <w:rtl w:val="0"/>
        </w:rPr>
        <w:t xml:space="preserve"> ( </w:t>
      </w:r>
    </w:p>
    <w:p w:rsidR="00000000" w:rsidDel="00000000" w:rsidP="00000000" w:rsidRDefault="00000000" w:rsidRPr="00000000" w14:paraId="00000106">
      <w:pPr>
        <w:numPr>
          <w:ilvl w:val="4"/>
          <w:numId w:val="28"/>
        </w:numPr>
        <w:ind w:left="3600" w:hanging="360"/>
      </w:pPr>
      <w:r w:rsidDel="00000000" w:rsidR="00000000" w:rsidRPr="00000000">
        <w:rPr>
          <w:rtl w:val="0"/>
        </w:rPr>
        <w:t xml:space="preserve">pc₁.data_inizio:Data,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4"/>
          <w:numId w:val="28"/>
        </w:numPr>
        <w:ind w:left="3600" w:hanging="360"/>
      </w:pPr>
      <w:r w:rsidDel="00000000" w:rsidR="00000000" w:rsidRPr="00000000">
        <w:rPr>
          <w:rtl w:val="0"/>
        </w:rPr>
        <w:t xml:space="preserve">pc₁.data_fine:Data,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4"/>
          <w:numId w:val="28"/>
        </w:numPr>
        <w:ind w:left="3600" w:hanging="360"/>
      </w:pPr>
      <w:r w:rsidDel="00000000" w:rsidR="00000000" w:rsidRPr="00000000">
        <w:rPr>
          <w:rtl w:val="0"/>
        </w:rPr>
        <w:t xml:space="preserve">pc₂.data_inizio:Data,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4"/>
          <w:numId w:val="28"/>
        </w:numPr>
        <w:ind w:left="3600" w:hanging="360"/>
      </w:pPr>
      <w:r w:rsidDel="00000000" w:rsidR="00000000" w:rsidRPr="00000000">
        <w:rPr>
          <w:rtl w:val="0"/>
        </w:rPr>
        <w:t xml:space="preserve">pc₂.data_fine:Data)</w:t>
      </w:r>
      <w:r w:rsidDel="00000000" w:rsidR="00000000" w:rsidRPr="00000000">
        <w:rPr>
          <w:rtl w:val="0"/>
        </w:rPr>
        <w:t xml:space="preserve"> = True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5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phlf6mejs7e1" w:id="23"/>
      <w:bookmarkEnd w:id="2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[v.OrarioGiorno.NonSovrapposto]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chiara.macciocchi17@gmail.com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both"/>
        <w:rPr/>
      </w:pPr>
      <w:sdt>
        <w:sdtPr>
          <w:alias w:val="Stato revisione"/>
          <w:id w:val="-638770235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0E">
      <w:pPr>
        <w:numPr>
          <w:ilvl w:val="0"/>
          <w:numId w:val="2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Per ogni r:Ristorante</w:t>
      </w:r>
    </w:p>
    <w:p w:rsidR="00000000" w:rsidDel="00000000" w:rsidP="00000000" w:rsidRDefault="00000000" w:rsidRPr="00000000" w14:paraId="0000010F">
      <w:pPr>
        <w:numPr>
          <w:ilvl w:val="1"/>
          <w:numId w:val="21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Per ogni pc:</w:t>
      </w:r>
      <w:hyperlink w:anchor="_8pqvucj0kpv0">
        <w:r w:rsidDel="00000000" w:rsidR="00000000" w:rsidRPr="00000000">
          <w:rPr>
            <w:color w:val="1155cc"/>
            <w:u w:val="single"/>
            <w:rtl w:val="0"/>
          </w:rPr>
          <w:t xml:space="preserve">Periodo</w:t>
        </w:r>
      </w:hyperlink>
      <w:r w:rsidDel="00000000" w:rsidR="00000000" w:rsidRPr="00000000">
        <w:rPr>
          <w:rtl w:val="0"/>
        </w:rPr>
        <w:t xml:space="preserve"> tale che pc è uno dei valori di </w:t>
      </w:r>
      <w:r w:rsidDel="00000000" w:rsidR="00000000" w:rsidRPr="00000000">
        <w:rPr>
          <w:rtl w:val="0"/>
        </w:rPr>
        <w:t xml:space="preserve">r.periodo_chiusura;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2"/>
          <w:numId w:val="21"/>
        </w:numPr>
        <w:ind w:left="2160" w:hanging="360"/>
        <w:jc w:val="both"/>
      </w:pPr>
      <w:r w:rsidDel="00000000" w:rsidR="00000000" w:rsidRPr="00000000">
        <w:rPr>
          <w:rtl w:val="0"/>
        </w:rPr>
        <w:t xml:space="preserve">Per ogni coppia di valori distinti </w:t>
      </w:r>
      <w:r w:rsidDel="00000000" w:rsidR="00000000" w:rsidRPr="00000000">
        <w:rPr>
          <w:rtl w:val="0"/>
        </w:rPr>
        <w:t xml:space="preserve">og1:OrarioGiorno,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og2:OrarioGiorno</w:t>
      </w:r>
      <w:r w:rsidDel="00000000" w:rsidR="00000000" w:rsidRPr="00000000">
        <w:rPr>
          <w:rtl w:val="0"/>
        </w:rPr>
        <w:t xml:space="preserve"> di </w:t>
      </w:r>
      <w:hyperlink r:id="rId9">
        <w:r w:rsidDel="00000000" w:rsidR="00000000" w:rsidRPr="00000000">
          <w:rPr>
            <w:rtl w:val="0"/>
          </w:rPr>
          <w:t xml:space="preserve">pc.o</w:t>
        </w:r>
      </w:hyperlink>
      <w:r w:rsidDel="00000000" w:rsidR="00000000" w:rsidRPr="00000000">
        <w:rPr>
          <w:rtl w:val="0"/>
        </w:rPr>
        <w:t xml:space="preserve">rari, </w:t>
      </w:r>
    </w:p>
    <w:p w:rsidR="00000000" w:rsidDel="00000000" w:rsidP="00000000" w:rsidRDefault="00000000" w:rsidRPr="00000000" w14:paraId="00000111">
      <w:pPr>
        <w:ind w:left="2160" w:firstLine="720"/>
        <w:jc w:val="both"/>
        <w:rPr/>
      </w:pPr>
      <w:r w:rsidDel="00000000" w:rsidR="00000000" w:rsidRPr="00000000">
        <w:rPr>
          <w:rtl w:val="0"/>
        </w:rPr>
        <w:t xml:space="preserve">deve essere vero che </w:t>
      </w:r>
    </w:p>
    <w:p w:rsidR="00000000" w:rsidDel="00000000" w:rsidP="00000000" w:rsidRDefault="00000000" w:rsidRPr="00000000" w14:paraId="00000112">
      <w:pPr>
        <w:numPr>
          <w:ilvl w:val="4"/>
          <w:numId w:val="21"/>
        </w:numPr>
        <w:ind w:left="3600" w:hanging="360"/>
        <w:jc w:val="both"/>
      </w:pPr>
      <w:r w:rsidDel="00000000" w:rsidR="00000000" w:rsidRPr="00000000">
        <w:rPr>
          <w:rtl w:val="0"/>
        </w:rPr>
        <w:t xml:space="preserve">non_sovrapposti_orariogiorno(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6"/>
          <w:numId w:val="21"/>
        </w:numPr>
        <w:ind w:left="5040" w:hanging="360"/>
        <w:jc w:val="both"/>
      </w:pPr>
      <w:r w:rsidDel="00000000" w:rsidR="00000000" w:rsidRPr="00000000">
        <w:rPr>
          <w:rtl w:val="0"/>
        </w:rPr>
        <w:t xml:space="preserve">og1:OrarioGiorno,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6"/>
          <w:numId w:val="21"/>
        </w:numPr>
        <w:ind w:left="5040" w:hanging="360"/>
        <w:jc w:val="both"/>
      </w:pPr>
      <w:r w:rsidDel="00000000" w:rsidR="00000000" w:rsidRPr="00000000">
        <w:rPr>
          <w:rtl w:val="0"/>
        </w:rPr>
        <w:t xml:space="preserve">og2:OrarioGiorno)</w:t>
      </w:r>
      <w:r w:rsidDel="00000000" w:rsidR="00000000" w:rsidRPr="00000000">
        <w:rPr>
          <w:rtl w:val="0"/>
        </w:rPr>
        <w:t xml:space="preserve"> = True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jc w:val="center"/>
        <w:rPr>
          <w:b w:val="1"/>
          <w:bCs w:val="1"/>
          <w:sz w:val="30"/>
          <w:szCs w:val="30"/>
          <w:u w:val="single"/>
        </w:rPr>
      </w:pPr>
      <w:bookmarkStart w:colFirst="0" w:colLast="0" w:name="_f1qt5ztwy3ht" w:id="24"/>
      <w:bookmarkEnd w:id="24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1.4.2. Specifica della classe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  <w:hyperlink w:anchor="_dqkj2q4kha3y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Ristorante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4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5ghfg8juac3x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Operazioni ausiliarie</w:t>
      </w:r>
    </w:p>
    <w:p w:rsidR="00000000" w:rsidDel="00000000" w:rsidP="00000000" w:rsidRDefault="00000000" w:rsidRPr="00000000" w14:paraId="00000118">
      <w:pPr>
        <w:pStyle w:val="Heading5"/>
        <w:rPr>
          <w:b w:val="1"/>
          <w:bCs w:val="1"/>
          <w:color w:val="000000"/>
          <w:sz w:val="24"/>
          <w:szCs w:val="24"/>
        </w:rPr>
      </w:pPr>
      <w:bookmarkStart w:colFirst="0" w:colLast="0" w:name="_z38zhp93s3o8" w:id="26"/>
      <w:bookmarkEnd w:id="2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is_in_periodo_chiusura(i: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DataOra)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: Booleano</w:t>
      </w:r>
    </w:p>
    <w:p w:rsidR="00000000" w:rsidDel="00000000" w:rsidP="00000000" w:rsidRDefault="00000000" w:rsidRPr="00000000" w14:paraId="00000119">
      <w:pPr>
        <w:rPr/>
      </w:pPr>
      <w:sdt>
        <w:sdtPr>
          <w:alias w:val="Stato revisione"/>
          <w:id w:val="2119081765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precondizioni : nessuna</w:t>
      </w:r>
    </w:p>
    <w:p w:rsidR="00000000" w:rsidDel="00000000" w:rsidP="00000000" w:rsidRDefault="00000000" w:rsidRPr="00000000" w14:paraId="0000011B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postcondizioni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C">
      <w:pPr>
        <w:numPr>
          <w:ilvl w:val="1"/>
          <w:numId w:val="5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result = TRUE ⇔ [</w:t>
      </w:r>
    </w:p>
    <w:p w:rsidR="00000000" w:rsidDel="00000000" w:rsidP="00000000" w:rsidRDefault="00000000" w:rsidRPr="00000000" w14:paraId="0000011D">
      <w:pPr>
        <w:numPr>
          <w:ilvl w:val="2"/>
          <w:numId w:val="5"/>
        </w:numPr>
        <w:ind w:left="2880" w:hanging="360"/>
      </w:pP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∉ </w:t>
      </w:r>
      <w:r w:rsidDel="00000000" w:rsidR="00000000" w:rsidRPr="00000000">
        <w:rPr>
          <w:rtl w:val="0"/>
        </w:rPr>
        <w:t xml:space="preserve">[this.periodo_chiusura.data_inizio,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this.periodo_chiusura.data_fine]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ind w:left="3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oppure</w:t>
      </w:r>
    </w:p>
    <w:p w:rsidR="00000000" w:rsidDel="00000000" w:rsidP="00000000" w:rsidRDefault="00000000" w:rsidRPr="00000000" w14:paraId="0000011F">
      <w:pPr>
        <w:numPr>
          <w:ilvl w:val="2"/>
          <w:numId w:val="5"/>
        </w:numPr>
        <w:ind w:left="2880" w:hanging="360"/>
      </w:pPr>
      <w:r w:rsidDel="00000000" w:rsidR="00000000" w:rsidRPr="00000000">
        <w:rPr>
          <w:rtl w:val="0"/>
        </w:rPr>
        <w:t xml:space="preserve">per ogni valore og di </w:t>
      </w:r>
      <w:r w:rsidDel="00000000" w:rsidR="00000000" w:rsidRPr="00000000">
        <w:rPr>
          <w:rtl w:val="0"/>
        </w:rPr>
        <w:t xml:space="preserve">this.periodo_chiusura.orari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3"/>
          <w:numId w:val="5"/>
        </w:numPr>
        <w:ind w:left="3600" w:hanging="360"/>
      </w:pP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.data.giorno.settimana ≠ </w:t>
      </w:r>
      <w:r w:rsidDel="00000000" w:rsidR="00000000" w:rsidRPr="00000000">
        <w:rPr>
          <w:rtl w:val="0"/>
        </w:rPr>
        <w:t xml:space="preserve">og.giorno_settimana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ind w:left="3600" w:firstLine="720"/>
        <w:rPr/>
      </w:pPr>
      <w:r w:rsidDel="00000000" w:rsidR="00000000" w:rsidRPr="00000000">
        <w:rPr>
          <w:rtl w:val="0"/>
        </w:rPr>
        <w:t xml:space="preserve">oppure </w:t>
      </w:r>
    </w:p>
    <w:p w:rsidR="00000000" w:rsidDel="00000000" w:rsidP="00000000" w:rsidRDefault="00000000" w:rsidRPr="00000000" w14:paraId="00000122">
      <w:pPr>
        <w:numPr>
          <w:ilvl w:val="3"/>
          <w:numId w:val="5"/>
        </w:numPr>
        <w:ind w:left="3600" w:hanging="360"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.data.ora &lt;= </w:t>
      </w:r>
      <w:r w:rsidDel="00000000" w:rsidR="00000000" w:rsidRPr="00000000">
        <w:rPr>
          <w:rtl w:val="0"/>
        </w:rPr>
        <w:t xml:space="preserve">og.ora_inizio</w:t>
      </w:r>
      <w:r w:rsidDel="00000000" w:rsidR="00000000" w:rsidRPr="00000000">
        <w:rPr>
          <w:rtl w:val="0"/>
        </w:rPr>
        <w:t xml:space="preserve"> -)  or  </w:t>
      </w: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.data.ora &gt;= </w:t>
      </w:r>
      <w:r w:rsidDel="00000000" w:rsidR="00000000" w:rsidRPr="00000000">
        <w:rPr>
          <w:rtl w:val="0"/>
        </w:rPr>
        <w:t xml:space="preserve">og.ora_fine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23">
      <w:pPr>
        <w:ind w:left="3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jc w:val="center"/>
        <w:rPr>
          <w:b w:val="1"/>
          <w:bCs w:val="1"/>
          <w:sz w:val="30"/>
          <w:szCs w:val="30"/>
          <w:u w:val="single"/>
        </w:rPr>
      </w:pPr>
      <w:bookmarkStart w:colFirst="0" w:colLast="0" w:name="_vuu7y338v7nw" w:id="27"/>
      <w:bookmarkEnd w:id="27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1.4.3. Specifiche di classe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  <w:hyperlink w:anchor="_dqkj2q4kha3y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Cliente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color w:val="1c458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5"/>
        <w:rPr>
          <w:b w:val="1"/>
          <w:bCs w:val="1"/>
          <w:color w:val="000000"/>
          <w:sz w:val="24"/>
          <w:szCs w:val="24"/>
        </w:rPr>
      </w:pPr>
      <w:bookmarkStart w:colFirst="0" w:colLast="0" w:name="_dgdrcoeit3am" w:id="28"/>
      <w:bookmarkEnd w:id="2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num_prenot_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accettate(d_iniz:DataOra,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d_fine:DataOra):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Intero &gt;=0</w:t>
      </w:r>
    </w:p>
    <w:p w:rsidR="00000000" w:rsidDel="00000000" w:rsidP="00000000" w:rsidRDefault="00000000" w:rsidRPr="00000000" w14:paraId="00000127">
      <w:pPr>
        <w:rPr/>
      </w:pPr>
      <w:sdt>
        <w:sdtPr>
          <w:alias w:val="Stato revisione"/>
          <w:id w:val="-1468279961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56"/>
        </w:numPr>
        <w:ind w:left="720" w:hanging="360"/>
      </w:pPr>
      <w:r w:rsidDel="00000000" w:rsidR="00000000" w:rsidRPr="00000000">
        <w:rPr>
          <w:rtl w:val="0"/>
        </w:rPr>
        <w:t xml:space="preserve">pre-condizioni:</w:t>
      </w:r>
    </w:p>
    <w:p w:rsidR="00000000" w:rsidDel="00000000" w:rsidP="00000000" w:rsidRDefault="00000000" w:rsidRPr="00000000" w14:paraId="00000129">
      <w:pPr>
        <w:numPr>
          <w:ilvl w:val="1"/>
          <w:numId w:val="56"/>
        </w:numPr>
        <w:ind w:left="1440" w:hanging="360"/>
      </w:pPr>
      <w:r w:rsidDel="00000000" w:rsidR="00000000" w:rsidRPr="00000000">
        <w:rPr>
          <w:rtl w:val="0"/>
        </w:rPr>
        <w:t xml:space="preserve">nessuna</w:t>
      </w:r>
    </w:p>
    <w:p w:rsidR="00000000" w:rsidDel="00000000" w:rsidP="00000000" w:rsidRDefault="00000000" w:rsidRPr="00000000" w14:paraId="0000012A">
      <w:pPr>
        <w:numPr>
          <w:ilvl w:val="0"/>
          <w:numId w:val="56"/>
        </w:numPr>
        <w:ind w:left="720" w:hanging="360"/>
      </w:pPr>
      <w:r w:rsidDel="00000000" w:rsidR="00000000" w:rsidRPr="00000000">
        <w:rPr>
          <w:rtl w:val="0"/>
        </w:rPr>
        <w:t xml:space="preserve">post-condizioni:</w:t>
      </w:r>
    </w:p>
    <w:p w:rsidR="00000000" w:rsidDel="00000000" w:rsidP="00000000" w:rsidRDefault="00000000" w:rsidRPr="00000000" w14:paraId="0000012B">
      <w:pPr>
        <w:numPr>
          <w:ilvl w:val="1"/>
          <w:numId w:val="56"/>
        </w:numPr>
        <w:ind w:left="1440" w:hanging="360"/>
      </w:pPr>
      <w:r w:rsidDel="00000000" w:rsidR="00000000" w:rsidRPr="00000000">
        <w:rPr>
          <w:rtl w:val="0"/>
        </w:rPr>
        <w:t xml:space="preserve">Operazione non modifica i dati e link (operazione non fa slide-effect)</w:t>
      </w:r>
    </w:p>
    <w:p w:rsidR="00000000" w:rsidDel="00000000" w:rsidP="00000000" w:rsidRDefault="00000000" w:rsidRPr="00000000" w14:paraId="0000012C">
      <w:pPr>
        <w:numPr>
          <w:ilvl w:val="1"/>
          <w:numId w:val="56"/>
        </w:numPr>
        <w:ind w:left="1440" w:hanging="360"/>
      </w:pPr>
      <w:r w:rsidDel="00000000" w:rsidR="00000000" w:rsidRPr="00000000">
        <w:rPr>
          <w:rtl w:val="0"/>
        </w:rPr>
        <w:t xml:space="preserve">Viene restituito il valore “result” definito come segue</w:t>
      </w:r>
    </w:p>
    <w:p w:rsidR="00000000" w:rsidDel="00000000" w:rsidP="00000000" w:rsidRDefault="00000000" w:rsidRPr="00000000" w14:paraId="0000012D">
      <w:pPr>
        <w:numPr>
          <w:ilvl w:val="2"/>
          <w:numId w:val="56"/>
        </w:numPr>
        <w:ind w:left="2160" w:hanging="360"/>
      </w:pPr>
      <w:r w:rsidDel="00000000" w:rsidR="00000000" w:rsidRPr="00000000">
        <w:rPr>
          <w:rtl w:val="0"/>
        </w:rPr>
        <w:t xml:space="preserve">Sia L l’insieme dei link (this, pa): cl_pren, pa: Accettata | </w:t>
      </w:r>
      <w:r w:rsidDel="00000000" w:rsidR="00000000" w:rsidRPr="00000000">
        <w:rPr>
          <w:rtl w:val="0"/>
        </w:rPr>
        <w:t xml:space="preserve">d_iniz</w:t>
      </w:r>
      <w:r w:rsidDel="00000000" w:rsidR="00000000" w:rsidRPr="00000000">
        <w:rPr>
          <w:rtl w:val="0"/>
        </w:rPr>
        <w:t xml:space="preserve"> &lt;= </w:t>
      </w:r>
      <w:r w:rsidDel="00000000" w:rsidR="00000000" w:rsidRPr="00000000">
        <w:rPr>
          <w:rtl w:val="0"/>
        </w:rPr>
        <w:t xml:space="preserve">pa.istante_accettazione</w:t>
      </w:r>
      <w:r w:rsidDel="00000000" w:rsidR="00000000" w:rsidRPr="00000000">
        <w:rPr>
          <w:rtl w:val="0"/>
        </w:rPr>
        <w:t xml:space="preserve"> &lt;= </w:t>
      </w:r>
      <w:r w:rsidDel="00000000" w:rsidR="00000000" w:rsidRPr="00000000">
        <w:rPr>
          <w:rtl w:val="0"/>
        </w:rPr>
        <w:t xml:space="preserve">d_fine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1"/>
          <w:numId w:val="56"/>
        </w:numPr>
        <w:ind w:left="1440" w:hanging="360"/>
      </w:pPr>
      <w:r w:rsidDel="00000000" w:rsidR="00000000" w:rsidRPr="00000000">
        <w:rPr>
          <w:rtl w:val="0"/>
        </w:rPr>
        <w:t xml:space="preserve">result: |L|</w:t>
      </w:r>
    </w:p>
    <w:p w:rsidR="00000000" w:rsidDel="00000000" w:rsidP="00000000" w:rsidRDefault="00000000" w:rsidRPr="00000000" w14:paraId="0000012F">
      <w:pPr>
        <w:pStyle w:val="Heading5"/>
        <w:rPr>
          <w:b w:val="1"/>
          <w:bCs w:val="1"/>
          <w:color w:val="000000"/>
        </w:rPr>
      </w:pPr>
      <w:bookmarkStart w:colFirst="0" w:colLast="0" w:name="_iqr8tbbzdfqh" w:id="29"/>
      <w:bookmarkEnd w:id="29"/>
      <w:r w:rsidDel="00000000" w:rsidR="00000000" w:rsidRPr="00000000">
        <w:rPr>
          <w:b w:val="1"/>
          <w:bCs w:val="1"/>
          <w:color w:val="000000"/>
          <w:rtl w:val="0"/>
        </w:rPr>
        <w:t xml:space="preserve">num_prenot_rifiutat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e(d_iniz:DataOra,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d_fine:DataOra):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Intero &gt;=0</w:t>
      </w:r>
    </w:p>
    <w:p w:rsidR="00000000" w:rsidDel="00000000" w:rsidP="00000000" w:rsidRDefault="00000000" w:rsidRPr="00000000" w14:paraId="00000130">
      <w:pPr>
        <w:rPr/>
      </w:pPr>
      <w:sdt>
        <w:sdtPr>
          <w:alias w:val="Stato revisione"/>
          <w:id w:val="-1565130433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pre-condizioni:</w:t>
      </w:r>
    </w:p>
    <w:p w:rsidR="00000000" w:rsidDel="00000000" w:rsidP="00000000" w:rsidRDefault="00000000" w:rsidRPr="00000000" w14:paraId="00000132">
      <w:pPr>
        <w:numPr>
          <w:ilvl w:val="1"/>
          <w:numId w:val="44"/>
        </w:numPr>
        <w:ind w:left="1440" w:hanging="360"/>
      </w:pPr>
      <w:r w:rsidDel="00000000" w:rsidR="00000000" w:rsidRPr="00000000">
        <w:rPr>
          <w:rtl w:val="0"/>
        </w:rPr>
        <w:t xml:space="preserve">nessuna</w:t>
      </w:r>
    </w:p>
    <w:p w:rsidR="00000000" w:rsidDel="00000000" w:rsidP="00000000" w:rsidRDefault="00000000" w:rsidRPr="00000000" w14:paraId="00000133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post-condizioni:</w:t>
      </w:r>
    </w:p>
    <w:p w:rsidR="00000000" w:rsidDel="00000000" w:rsidP="00000000" w:rsidRDefault="00000000" w:rsidRPr="00000000" w14:paraId="00000134">
      <w:pPr>
        <w:numPr>
          <w:ilvl w:val="1"/>
          <w:numId w:val="44"/>
        </w:numPr>
        <w:ind w:left="1440" w:hanging="360"/>
      </w:pPr>
      <w:r w:rsidDel="00000000" w:rsidR="00000000" w:rsidRPr="00000000">
        <w:rPr>
          <w:rtl w:val="0"/>
        </w:rPr>
        <w:t xml:space="preserve">Operazione non modifica i dati e link (operazione non fa slide-effect)</w:t>
      </w:r>
    </w:p>
    <w:p w:rsidR="00000000" w:rsidDel="00000000" w:rsidP="00000000" w:rsidRDefault="00000000" w:rsidRPr="00000000" w14:paraId="00000135">
      <w:pPr>
        <w:numPr>
          <w:ilvl w:val="1"/>
          <w:numId w:val="44"/>
        </w:numPr>
        <w:ind w:left="1440" w:hanging="360"/>
      </w:pPr>
      <w:r w:rsidDel="00000000" w:rsidR="00000000" w:rsidRPr="00000000">
        <w:rPr>
          <w:rtl w:val="0"/>
        </w:rPr>
        <w:t xml:space="preserve">Viene restituito il valore “result” definito come segue</w:t>
      </w:r>
    </w:p>
    <w:p w:rsidR="00000000" w:rsidDel="00000000" w:rsidP="00000000" w:rsidRDefault="00000000" w:rsidRPr="00000000" w14:paraId="00000136">
      <w:pPr>
        <w:numPr>
          <w:ilvl w:val="2"/>
          <w:numId w:val="44"/>
        </w:numPr>
        <w:ind w:left="2160" w:hanging="360"/>
      </w:pPr>
      <w:r w:rsidDel="00000000" w:rsidR="00000000" w:rsidRPr="00000000">
        <w:rPr>
          <w:rtl w:val="0"/>
        </w:rPr>
        <w:t xml:space="preserve">Sia L l’insieme dei link (this, pr): cl_pren, pr:Rifiutata | </w:t>
      </w:r>
      <w:r w:rsidDel="00000000" w:rsidR="00000000" w:rsidRPr="00000000">
        <w:rPr>
          <w:rtl w:val="0"/>
        </w:rPr>
        <w:t xml:space="preserve">d_iniz</w:t>
      </w:r>
      <w:r w:rsidDel="00000000" w:rsidR="00000000" w:rsidRPr="00000000">
        <w:rPr>
          <w:rtl w:val="0"/>
        </w:rPr>
        <w:t xml:space="preserve"> &lt;= </w:t>
      </w:r>
      <w:r w:rsidDel="00000000" w:rsidR="00000000" w:rsidRPr="00000000">
        <w:rPr>
          <w:rtl w:val="0"/>
        </w:rPr>
        <w:t xml:space="preserve">pr.istante_rifiuto</w:t>
      </w:r>
      <w:r w:rsidDel="00000000" w:rsidR="00000000" w:rsidRPr="00000000">
        <w:rPr>
          <w:rtl w:val="0"/>
        </w:rPr>
        <w:t xml:space="preserve"> &lt;= </w:t>
      </w:r>
      <w:r w:rsidDel="00000000" w:rsidR="00000000" w:rsidRPr="00000000">
        <w:rPr>
          <w:rtl w:val="0"/>
        </w:rPr>
        <w:t xml:space="preserve">d_fine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1"/>
          <w:numId w:val="44"/>
        </w:numPr>
        <w:ind w:left="1440" w:hanging="360"/>
      </w:pPr>
      <w:r w:rsidDel="00000000" w:rsidR="00000000" w:rsidRPr="00000000">
        <w:rPr>
          <w:rtl w:val="0"/>
        </w:rPr>
        <w:t xml:space="preserve">result: |L|</w:t>
      </w:r>
    </w:p>
    <w:p w:rsidR="00000000" w:rsidDel="00000000" w:rsidP="00000000" w:rsidRDefault="00000000" w:rsidRPr="00000000" w14:paraId="00000138">
      <w:pPr>
        <w:pStyle w:val="Heading2"/>
        <w:jc w:val="center"/>
        <w:rPr>
          <w:b w:val="1"/>
          <w:bCs w:val="1"/>
        </w:rPr>
      </w:pPr>
      <w:bookmarkStart w:colFirst="0" w:colLast="0" w:name="_a2d96imms2tc" w:id="30"/>
      <w:bookmarkEnd w:id="30"/>
      <w:r w:rsidDel="00000000" w:rsidR="00000000" w:rsidRPr="00000000">
        <w:rPr>
          <w:b w:val="1"/>
          <w:bCs w:val="1"/>
          <w:rtl w:val="0"/>
        </w:rPr>
        <w:t xml:space="preserve">1.4. Diagramma degli Use-Case</w:t>
      </w:r>
    </w:p>
    <w:p w:rsidR="00000000" w:rsidDel="00000000" w:rsidP="00000000" w:rsidRDefault="00000000" w:rsidRPr="00000000" w14:paraId="0000013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7019100" cy="6375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9100" cy="637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###</w:t>
      </w:r>
    </w:p>
    <w:p w:rsidR="00000000" w:rsidDel="00000000" w:rsidP="00000000" w:rsidRDefault="00000000" w:rsidRPr="00000000" w14:paraId="0000013B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Separerei meglio </w:t>
      </w:r>
      <w:r w:rsidDel="00000000" w:rsidR="00000000" w:rsidRPr="00000000">
        <w:rPr>
          <w:color w:val="1c4587"/>
          <w:rtl w:val="0"/>
        </w:rPr>
        <w:t xml:space="preserve">'GestioneRistobook'</w:t>
      </w:r>
      <w:r w:rsidDel="00000000" w:rsidR="00000000" w:rsidRPr="00000000">
        <w:rPr>
          <w:color w:val="1c4587"/>
          <w:rtl w:val="0"/>
        </w:rPr>
        <w:t xml:space="preserve"> in un paio di use-case leggermente più specifici. In generale, 'Gestione Sistema' non è uno use-case che aiuta il lettore a capire cosa l'attore può effettivamente fare.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spacing w:after="0" w:before="0" w:lineRule="auto"/>
        <w:jc w:val="center"/>
        <w:rPr>
          <w:b w:val="1"/>
          <w:bCs w:val="1"/>
        </w:rPr>
      </w:pPr>
      <w:bookmarkStart w:colFirst="0" w:colLast="0" w:name="_tnusizbbkre8" w:id="31"/>
      <w:bookmarkEnd w:id="31"/>
      <w:r w:rsidDel="00000000" w:rsidR="00000000" w:rsidRPr="00000000">
        <w:rPr>
          <w:b w:val="1"/>
          <w:bCs w:val="1"/>
          <w:rtl w:val="0"/>
        </w:rPr>
        <w:t xml:space="preserve">1.5.  Specifiche degli Use-Case</w:t>
      </w:r>
    </w:p>
    <w:p w:rsidR="00000000" w:rsidDel="00000000" w:rsidP="00000000" w:rsidRDefault="00000000" w:rsidRPr="00000000" w14:paraId="0000013E">
      <w:pPr>
        <w:pStyle w:val="Heading3"/>
        <w:rPr>
          <w:b w:val="1"/>
          <w:bCs w:val="1"/>
          <w:u w:val="single"/>
        </w:rPr>
      </w:pPr>
      <w:bookmarkStart w:colFirst="0" w:colLast="0" w:name="_nnpaf62uszy" w:id="32"/>
      <w:bookmarkEnd w:id="32"/>
      <w:r w:rsidDel="00000000" w:rsidR="00000000" w:rsidRPr="00000000">
        <w:rPr>
          <w:b w:val="1"/>
          <w:bCs w:val="1"/>
          <w:color w:val="000000"/>
          <w:rtl w:val="0"/>
        </w:rPr>
        <w:t xml:space="preserve">1.5.1. Specifica dello use-case</w:t>
      </w:r>
      <w:r w:rsidDel="00000000" w:rsidR="00000000" w:rsidRPr="00000000">
        <w:rPr>
          <w:b w:val="1"/>
          <w:bCs w:val="1"/>
          <w:rtl w:val="0"/>
        </w:rPr>
        <w:t xml:space="preserve"> </w:t>
      </w:r>
      <w:hyperlink w:anchor="_a2d96imms2tc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Registrazione a RistoBook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 noi  </w:t>
      </w:r>
      <w:sdt>
        <w:sdtPr>
          <w:alias w:val="Stato"/>
          <w:id w:val="2063672128"/>
          <w:dropDownList w:lastValue="pronto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000000"/>
              <w:sz w:val="24"/>
              <w:szCs w:val="24"/>
              <w:shd w:fill="78fb73" w:val="clear"/>
            </w:rPr>
            <w:t xml:space="preserve">pronto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4"/>
        <w:spacing w:after="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dpcpe5wgay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registrazione_cliente(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240" w:lineRule="auto"/>
        <w:ind w:left="288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nom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Stringa,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2">
      <w:pPr>
        <w:spacing w:line="240" w:lineRule="auto"/>
        <w:ind w:left="288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cogn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Stringa, </w:t>
      </w:r>
    </w:p>
    <w:p w:rsidR="00000000" w:rsidDel="00000000" w:rsidP="00000000" w:rsidRDefault="00000000" w:rsidRPr="00000000" w14:paraId="00000143">
      <w:pPr>
        <w:spacing w:line="240" w:lineRule="auto"/>
        <w:ind w:left="288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em</w:t>
      </w:r>
      <w:r w:rsidDel="00000000" w:rsidR="00000000" w:rsidRPr="00000000">
        <w:rPr>
          <w:sz w:val="24"/>
          <w:szCs w:val="24"/>
          <w:rtl w:val="0"/>
        </w:rPr>
        <w:t xml:space="preserve">: Email</w:t>
      </w:r>
    </w:p>
    <w:p w:rsidR="00000000" w:rsidDel="00000000" w:rsidP="00000000" w:rsidRDefault="00000000" w:rsidRPr="00000000" w14:paraId="00000144">
      <w:pPr>
        <w:spacing w:line="240" w:lineRule="auto"/>
        <w:ind w:left="28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: </w:t>
      </w:r>
      <w:hyperlink w:anchor="_dqkj2q4kha3y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Cliente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line="276" w:lineRule="auto"/>
        <w:rPr>
          <w:sz w:val="26"/>
          <w:szCs w:val="26"/>
        </w:rPr>
      </w:pPr>
      <w:sdt>
        <w:sdtPr>
          <w:alias w:val="Prof"/>
          <w:id w:val="890796994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8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pre-condizioni: </w:t>
      </w:r>
    </w:p>
    <w:p w:rsidR="00000000" w:rsidDel="00000000" w:rsidP="00000000" w:rsidRDefault="00000000" w:rsidRPr="00000000" w14:paraId="00000147">
      <w:pPr>
        <w:numPr>
          <w:ilvl w:val="1"/>
          <w:numId w:val="8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non esiste alcun oggetto di classe </w:t>
      </w:r>
      <w:r w:rsidDel="00000000" w:rsidR="00000000" w:rsidRPr="00000000">
        <w:rPr>
          <w:i w:val="1"/>
          <w:iCs w:val="1"/>
          <w:rtl w:val="0"/>
        </w:rPr>
        <w:t xml:space="preserve">Cliente</w:t>
      </w:r>
      <w:r w:rsidDel="00000000" w:rsidR="00000000" w:rsidRPr="00000000">
        <w:rPr>
          <w:rtl w:val="0"/>
        </w:rPr>
        <w:t xml:space="preserve"> con i valori</w:t>
      </w:r>
    </w:p>
    <w:p w:rsidR="00000000" w:rsidDel="00000000" w:rsidP="00000000" w:rsidRDefault="00000000" w:rsidRPr="00000000" w14:paraId="00000148">
      <w:pPr>
        <w:numPr>
          <w:ilvl w:val="2"/>
          <w:numId w:val="8"/>
        </w:numPr>
        <w:spacing w:line="276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em</w:t>
      </w:r>
      <w:r w:rsidDel="00000000" w:rsidR="00000000" w:rsidRPr="00000000">
        <w:rPr>
          <w:rtl w:val="0"/>
        </w:rPr>
        <w:t xml:space="preserve"> per l’attributo </w:t>
      </w:r>
      <w:r w:rsidDel="00000000" w:rsidR="00000000" w:rsidRPr="00000000">
        <w:rPr>
          <w:i w:val="1"/>
          <w:iCs w:val="1"/>
          <w:rtl w:val="0"/>
        </w:rPr>
        <w:t xml:space="preserve">email</w:t>
      </w:r>
    </w:p>
    <w:p w:rsidR="00000000" w:rsidDel="00000000" w:rsidP="00000000" w:rsidRDefault="00000000" w:rsidRPr="00000000" w14:paraId="00000149">
      <w:pPr>
        <w:numPr>
          <w:ilvl w:val="0"/>
          <w:numId w:val="8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post-condizioni:</w:t>
      </w:r>
    </w:p>
    <w:p w:rsidR="00000000" w:rsidDel="00000000" w:rsidP="00000000" w:rsidRDefault="00000000" w:rsidRPr="00000000" w14:paraId="0000014A">
      <w:pPr>
        <w:numPr>
          <w:ilvl w:val="1"/>
          <w:numId w:val="8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viene creato e restituito un nuovo oggetto</w:t>
      </w:r>
      <w:r w:rsidDel="00000000" w:rsidR="00000000" w:rsidRPr="00000000">
        <w:rPr>
          <w:i w:val="1"/>
          <w:iCs w:val="1"/>
          <w:rtl w:val="0"/>
        </w:rPr>
        <w:t xml:space="preserve"> result: Cliente</w:t>
      </w:r>
      <w:r w:rsidDel="00000000" w:rsidR="00000000" w:rsidRPr="00000000">
        <w:rPr>
          <w:rtl w:val="0"/>
        </w:rPr>
        <w:t xml:space="preserve"> con i valori </w:t>
      </w:r>
    </w:p>
    <w:p w:rsidR="00000000" w:rsidDel="00000000" w:rsidP="00000000" w:rsidRDefault="00000000" w:rsidRPr="00000000" w14:paraId="0000014B">
      <w:pPr>
        <w:numPr>
          <w:ilvl w:val="2"/>
          <w:numId w:val="8"/>
        </w:numPr>
        <w:spacing w:line="276" w:lineRule="auto"/>
        <w:ind w:left="216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result.</w:t>
      </w:r>
      <w:r w:rsidDel="00000000" w:rsidR="00000000" w:rsidRPr="00000000">
        <w:rPr>
          <w:i w:val="1"/>
          <w:iCs w:val="1"/>
          <w:rtl w:val="0"/>
        </w:rPr>
        <w:t xml:space="preserve">nome</w:t>
      </w:r>
      <w:r w:rsidDel="00000000" w:rsidR="00000000" w:rsidRPr="00000000">
        <w:rPr>
          <w:i w:val="1"/>
          <w:iCs w:val="1"/>
          <w:rtl w:val="0"/>
        </w:rPr>
        <w:t xml:space="preserve"> = nom </w:t>
      </w:r>
    </w:p>
    <w:p w:rsidR="00000000" w:rsidDel="00000000" w:rsidP="00000000" w:rsidRDefault="00000000" w:rsidRPr="00000000" w14:paraId="0000014C">
      <w:pPr>
        <w:numPr>
          <w:ilvl w:val="2"/>
          <w:numId w:val="8"/>
        </w:numPr>
        <w:spacing w:line="276" w:lineRule="auto"/>
        <w:ind w:left="216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result.cognome = cogn</w:t>
      </w:r>
    </w:p>
    <w:p w:rsidR="00000000" w:rsidDel="00000000" w:rsidP="00000000" w:rsidRDefault="00000000" w:rsidRPr="00000000" w14:paraId="0000014D">
      <w:pPr>
        <w:numPr>
          <w:ilvl w:val="2"/>
          <w:numId w:val="8"/>
        </w:numPr>
        <w:spacing w:line="276" w:lineRule="auto"/>
        <w:ind w:left="216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result.email = em</w:t>
      </w:r>
    </w:p>
    <w:p w:rsidR="00000000" w:rsidDel="00000000" w:rsidP="00000000" w:rsidRDefault="00000000" w:rsidRPr="00000000" w14:paraId="0000014E">
      <w:pPr>
        <w:spacing w:line="276" w:lineRule="auto"/>
        <w:jc w:val="right"/>
        <w:rPr/>
      </w:pPr>
      <w:r w:rsidDel="00000000" w:rsidR="00000000" w:rsidRPr="00000000">
        <w:rPr>
          <w:rtl w:val="0"/>
        </w:rPr>
        <w:t xml:space="preserve">Per noi  </w:t>
      </w:r>
      <w:sdt>
        <w:sdtPr>
          <w:alias w:val="Stato"/>
          <w:id w:val="1397403480"/>
          <w:dropDownList w:lastValue="pronto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000000"/>
              <w:shd w:fill="78fb73" w:val="clear"/>
            </w:rPr>
            <w:t xml:space="preserve">pronto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240" w:lineRule="auto"/>
        <w:jc w:val="right"/>
        <w:rPr/>
      </w:pPr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bandinelli.lisa@gmail.com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4"/>
        <w:spacing w:after="0" w:before="0" w:line="240" w:lineRule="auto"/>
        <w:rPr>
          <w:b w:val="1"/>
          <w:bCs w:val="1"/>
          <w:color w:val="000000"/>
        </w:rPr>
      </w:pPr>
      <w:bookmarkStart w:colFirst="0" w:colLast="0" w:name="_w6b8npg4n93a" w:id="34"/>
      <w:bookmarkEnd w:id="34"/>
      <w:r w:rsidDel="00000000" w:rsidR="00000000" w:rsidRPr="00000000">
        <w:rPr>
          <w:b w:val="1"/>
          <w:bCs w:val="1"/>
          <w:color w:val="000000"/>
          <w:rtl w:val="0"/>
        </w:rPr>
        <w:t xml:space="preserve">registrazione_ristorante(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240" w:lineRule="auto"/>
        <w:ind w:left="216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nom:</w:t>
      </w:r>
      <w:r w:rsidDel="00000000" w:rsidR="00000000" w:rsidRPr="00000000">
        <w:rPr>
          <w:sz w:val="24"/>
          <w:szCs w:val="24"/>
          <w:rtl w:val="0"/>
        </w:rPr>
        <w:t xml:space="preserve"> Stringa, </w:t>
      </w:r>
    </w:p>
    <w:p w:rsidR="00000000" w:rsidDel="00000000" w:rsidP="00000000" w:rsidRDefault="00000000" w:rsidRPr="00000000" w14:paraId="00000152">
      <w:pPr>
        <w:spacing w:line="240" w:lineRule="auto"/>
        <w:ind w:left="216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ind: Indirizzo, </w:t>
      </w:r>
    </w:p>
    <w:p w:rsidR="00000000" w:rsidDel="00000000" w:rsidP="00000000" w:rsidRDefault="00000000" w:rsidRPr="00000000" w14:paraId="00000153">
      <w:pPr>
        <w:spacing w:line="240" w:lineRule="auto"/>
        <w:ind w:left="28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part: </w:t>
      </w:r>
      <w:r w:rsidDel="00000000" w:rsidR="00000000" w:rsidRPr="00000000">
        <w:rPr>
          <w:sz w:val="24"/>
          <w:szCs w:val="24"/>
          <w:rtl w:val="0"/>
        </w:rPr>
        <w:t xml:space="preserve">Partita_iva,</w:t>
      </w:r>
      <w:r w:rsidDel="00000000" w:rsidR="00000000" w:rsidRPr="00000000">
        <w:rPr>
          <w:sz w:val="24"/>
          <w:szCs w:val="24"/>
          <w:rtl w:val="0"/>
        </w:rPr>
        <w:t xml:space="preserve">           </w:t>
      </w:r>
    </w:p>
    <w:p w:rsidR="00000000" w:rsidDel="00000000" w:rsidP="00000000" w:rsidRDefault="00000000" w:rsidRPr="00000000" w14:paraId="00000154">
      <w:pPr>
        <w:spacing w:line="240" w:lineRule="auto"/>
        <w:ind w:left="216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P: Periodo[1..*], </w:t>
      </w:r>
    </w:p>
    <w:p w:rsidR="00000000" w:rsidDel="00000000" w:rsidP="00000000" w:rsidRDefault="00000000" w:rsidRPr="00000000" w14:paraId="00000155">
      <w:pPr>
        <w:spacing w:line="240" w:lineRule="auto"/>
        <w:ind w:left="216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cit: Citta, </w:t>
      </w:r>
    </w:p>
    <w:p w:rsidR="00000000" w:rsidDel="00000000" w:rsidP="00000000" w:rsidRDefault="00000000" w:rsidRPr="00000000" w14:paraId="00000156">
      <w:pPr>
        <w:spacing w:line="240" w:lineRule="auto"/>
        <w:ind w:left="216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tip: </w:t>
      </w:r>
      <w:r w:rsidDel="00000000" w:rsidR="00000000" w:rsidRPr="00000000">
        <w:rPr>
          <w:sz w:val="24"/>
          <w:szCs w:val="24"/>
          <w:rtl w:val="0"/>
        </w:rPr>
        <w:t xml:space="preserve">TipoCucina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7">
      <w:pPr>
        <w:spacing w:line="240" w:lineRule="auto"/>
        <w:ind w:left="216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: Ristorante</w:t>
      </w:r>
    </w:p>
    <w:p w:rsidR="00000000" w:rsidDel="00000000" w:rsidP="00000000" w:rsidRDefault="00000000" w:rsidRPr="00000000" w14:paraId="00000158">
      <w:pPr>
        <w:spacing w:line="240" w:lineRule="auto"/>
        <w:rPr>
          <w:sz w:val="26"/>
          <w:szCs w:val="26"/>
        </w:rPr>
      </w:pPr>
      <w:sdt>
        <w:sdtPr>
          <w:alias w:val="Prof"/>
          <w:id w:val="-750031233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3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pre-condizioni: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1"/>
          <w:numId w:val="34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non esiste alcun oggetto r di classe Ristorante con il valore nom per attributo nome tale che (r, cit): </w:t>
      </w:r>
      <w:r w:rsidDel="00000000" w:rsidR="00000000" w:rsidRPr="00000000">
        <w:rPr>
          <w:rtl w:val="0"/>
        </w:rPr>
        <w:t xml:space="preserve">ris_cit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3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post-condizioni:</w:t>
      </w:r>
    </w:p>
    <w:p w:rsidR="00000000" w:rsidDel="00000000" w:rsidP="00000000" w:rsidRDefault="00000000" w:rsidRPr="00000000" w14:paraId="0000015C">
      <w:pPr>
        <w:numPr>
          <w:ilvl w:val="1"/>
          <w:numId w:val="34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viene creato e restituito un nuovo oggetto </w:t>
      </w:r>
      <w:r w:rsidDel="00000000" w:rsidR="00000000" w:rsidRPr="00000000">
        <w:rPr>
          <w:i w:val="1"/>
          <w:iCs w:val="1"/>
          <w:rtl w:val="0"/>
        </w:rPr>
        <w:t xml:space="preserve">result: Ristorante</w:t>
      </w:r>
      <w:r w:rsidDel="00000000" w:rsidR="00000000" w:rsidRPr="00000000">
        <w:rPr>
          <w:rtl w:val="0"/>
        </w:rPr>
        <w:t xml:space="preserve"> con i valori:</w:t>
      </w:r>
    </w:p>
    <w:p w:rsidR="00000000" w:rsidDel="00000000" w:rsidP="00000000" w:rsidRDefault="00000000" w:rsidRPr="00000000" w14:paraId="0000015D">
      <w:pPr>
        <w:numPr>
          <w:ilvl w:val="2"/>
          <w:numId w:val="34"/>
        </w:numPr>
        <w:spacing w:line="276" w:lineRule="auto"/>
        <w:ind w:left="216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result.</w:t>
      </w:r>
      <w:r w:rsidDel="00000000" w:rsidR="00000000" w:rsidRPr="00000000">
        <w:rPr>
          <w:i w:val="1"/>
          <w:iCs w:val="1"/>
          <w:rtl w:val="0"/>
        </w:rPr>
        <w:t xml:space="preserve">nome</w:t>
      </w:r>
      <w:r w:rsidDel="00000000" w:rsidR="00000000" w:rsidRPr="00000000">
        <w:rPr>
          <w:i w:val="1"/>
          <w:iCs w:val="1"/>
          <w:rtl w:val="0"/>
        </w:rPr>
        <w:t xml:space="preserve"> = nom</w:t>
      </w:r>
    </w:p>
    <w:p w:rsidR="00000000" w:rsidDel="00000000" w:rsidP="00000000" w:rsidRDefault="00000000" w:rsidRPr="00000000" w14:paraId="0000015E">
      <w:pPr>
        <w:numPr>
          <w:ilvl w:val="2"/>
          <w:numId w:val="34"/>
        </w:numPr>
        <w:spacing w:line="276" w:lineRule="auto"/>
        <w:ind w:left="216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result.indirizzo = ind</w:t>
      </w:r>
    </w:p>
    <w:p w:rsidR="00000000" w:rsidDel="00000000" w:rsidP="00000000" w:rsidRDefault="00000000" w:rsidRPr="00000000" w14:paraId="0000015F">
      <w:pPr>
        <w:numPr>
          <w:ilvl w:val="2"/>
          <w:numId w:val="34"/>
        </w:numPr>
        <w:spacing w:line="276" w:lineRule="auto"/>
        <w:ind w:left="216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result.partita_iva</w:t>
      </w:r>
      <w:r w:rsidDel="00000000" w:rsidR="00000000" w:rsidRPr="00000000">
        <w:rPr>
          <w:i w:val="1"/>
          <w:iCs w:val="1"/>
          <w:rtl w:val="0"/>
        </w:rPr>
        <w:t xml:space="preserve"> = part</w:t>
      </w:r>
    </w:p>
    <w:p w:rsidR="00000000" w:rsidDel="00000000" w:rsidP="00000000" w:rsidRDefault="00000000" w:rsidRPr="00000000" w14:paraId="00000160">
      <w:pPr>
        <w:numPr>
          <w:ilvl w:val="2"/>
          <w:numId w:val="34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per ogni </w:t>
      </w:r>
      <w:r w:rsidDel="00000000" w:rsidR="00000000" w:rsidRPr="00000000">
        <w:rPr>
          <w:i w:val="1"/>
          <w:iCs w:val="1"/>
          <w:rtl w:val="0"/>
        </w:rPr>
        <w:t xml:space="preserve">pc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i w:val="1"/>
          <w:iCs w:val="1"/>
          <w:rtl w:val="0"/>
        </w:rPr>
        <w:t xml:space="preserve">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3"/>
          <w:numId w:val="34"/>
        </w:numPr>
        <w:spacing w:line="276" w:lineRule="auto"/>
        <w:ind w:left="288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result.periodo_chiusura</w:t>
      </w:r>
      <w:r w:rsidDel="00000000" w:rsidR="00000000" w:rsidRPr="00000000">
        <w:rPr>
          <w:i w:val="1"/>
          <w:iCs w:val="1"/>
          <w:rtl w:val="0"/>
        </w:rPr>
        <w:t xml:space="preserve"> =  pc</w:t>
      </w:r>
    </w:p>
    <w:p w:rsidR="00000000" w:rsidDel="00000000" w:rsidP="00000000" w:rsidRDefault="00000000" w:rsidRPr="00000000" w14:paraId="00000162">
      <w:pPr>
        <w:numPr>
          <w:ilvl w:val="1"/>
          <w:numId w:val="34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viene creato un link </w:t>
      </w:r>
      <w:r w:rsidDel="00000000" w:rsidR="00000000" w:rsidRPr="00000000">
        <w:rPr>
          <w:i w:val="1"/>
          <w:iCs w:val="1"/>
          <w:rtl w:val="0"/>
        </w:rPr>
        <w:t xml:space="preserve">(result, cit):  </w:t>
      </w:r>
      <w:r w:rsidDel="00000000" w:rsidR="00000000" w:rsidRPr="00000000">
        <w:rPr>
          <w:i w:val="1"/>
          <w:iCs w:val="1"/>
          <w:rtl w:val="0"/>
        </w:rPr>
        <w:t xml:space="preserve">ris_cit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1"/>
          <w:numId w:val="34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viene creato un link </w:t>
      </w:r>
      <w:r w:rsidDel="00000000" w:rsidR="00000000" w:rsidRPr="00000000">
        <w:rPr>
          <w:i w:val="1"/>
          <w:iCs w:val="1"/>
          <w:rtl w:val="0"/>
        </w:rPr>
        <w:t xml:space="preserve">(result, tip): </w:t>
      </w:r>
      <w:r w:rsidDel="00000000" w:rsidR="00000000" w:rsidRPr="00000000">
        <w:rPr>
          <w:i w:val="1"/>
          <w:iCs w:val="1"/>
          <w:rtl w:val="0"/>
        </w:rPr>
        <w:t xml:space="preserve">ris_tip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line="276" w:lineRule="auto"/>
        <w:ind w:left="144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3"/>
        <w:rPr/>
      </w:pPr>
      <w:bookmarkStart w:colFirst="0" w:colLast="0" w:name="_7b2xmdrsa5lm" w:id="35"/>
      <w:bookmarkEnd w:id="35"/>
      <w:r w:rsidDel="00000000" w:rsidR="00000000" w:rsidRPr="00000000">
        <w:rPr>
          <w:b w:val="1"/>
          <w:bCs w:val="1"/>
          <w:color w:val="000000"/>
          <w:rtl w:val="0"/>
        </w:rPr>
        <w:t xml:space="preserve">1.5.2. Specifica dello use-case </w:t>
      </w:r>
      <w:hyperlink w:anchor="_a2d96imms2tc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Effettua prenotazioni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jc w:val="right"/>
        <w:rPr/>
      </w:pPr>
      <w:r w:rsidDel="00000000" w:rsidR="00000000" w:rsidRPr="00000000">
        <w:rPr>
          <w:rtl w:val="0"/>
        </w:rPr>
        <w:t xml:space="preserve">Per noi  </w:t>
      </w:r>
      <w:sdt>
        <w:sdtPr>
          <w:alias w:val="Stato"/>
          <w:id w:val="1846521952"/>
          <w:dropDownList w:lastValue="pronto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000000"/>
              <w:shd w:fill="78fb73" w:val="clear"/>
            </w:rPr>
            <w:t xml:space="preserve">pronto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4"/>
        <w:spacing w:after="0" w:before="0" w:line="240" w:lineRule="auto"/>
        <w:rPr>
          <w:b w:val="1"/>
          <w:bCs w:val="1"/>
          <w:color w:val="000000"/>
        </w:rPr>
      </w:pPr>
      <w:bookmarkStart w:colFirst="0" w:colLast="0" w:name="_gskopevhw46" w:id="36"/>
      <w:bookmarkEnd w:id="36"/>
      <w:r w:rsidDel="00000000" w:rsidR="00000000" w:rsidRPr="00000000">
        <w:rPr>
          <w:b w:val="1"/>
          <w:bCs w:val="1"/>
          <w:color w:val="000000"/>
          <w:rtl w:val="0"/>
        </w:rPr>
        <w:t xml:space="preserve">effettuare_prenotazioni(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68">
      <w:pPr>
        <w:spacing w:line="24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   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: Cliente,</w:t>
      </w:r>
    </w:p>
    <w:p w:rsidR="00000000" w:rsidDel="00000000" w:rsidP="00000000" w:rsidRDefault="00000000" w:rsidRPr="00000000" w14:paraId="00000169">
      <w:pPr>
        <w:spacing w:line="24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r</w:t>
      </w:r>
      <w:r w:rsidDel="00000000" w:rsidR="00000000" w:rsidRPr="00000000">
        <w:rPr>
          <w:sz w:val="24"/>
          <w:szCs w:val="24"/>
          <w:rtl w:val="0"/>
        </w:rPr>
        <w:t xml:space="preserve">: Ristorante, </w:t>
      </w:r>
    </w:p>
    <w:p w:rsidR="00000000" w:rsidDel="00000000" w:rsidP="00000000" w:rsidRDefault="00000000" w:rsidRPr="00000000" w14:paraId="0000016A">
      <w:pPr>
        <w:spacing w:line="24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num_com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Intero &gt;= 0, </w:t>
      </w:r>
    </w:p>
    <w:p w:rsidR="00000000" w:rsidDel="00000000" w:rsidP="00000000" w:rsidRDefault="00000000" w:rsidRPr="00000000" w14:paraId="0000016B">
      <w:pPr>
        <w:spacing w:line="24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dat_pren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DataOra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line="240" w:lineRule="auto"/>
        <w:ind w:left="144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) : Prenotazione</w:t>
      </w:r>
    </w:p>
    <w:p w:rsidR="00000000" w:rsidDel="00000000" w:rsidP="00000000" w:rsidRDefault="00000000" w:rsidRPr="00000000" w14:paraId="0000016D">
      <w:pPr>
        <w:spacing w:line="240" w:lineRule="auto"/>
        <w:rPr>
          <w:sz w:val="26"/>
          <w:szCs w:val="26"/>
        </w:rPr>
      </w:pPr>
      <w:sdt>
        <w:sdtPr>
          <w:alias w:val="Prof"/>
          <w:id w:val="-923779607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57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pre-condizioni:</w:t>
      </w:r>
    </w:p>
    <w:p w:rsidR="00000000" w:rsidDel="00000000" w:rsidP="00000000" w:rsidRDefault="00000000" w:rsidRPr="00000000" w14:paraId="0000016F">
      <w:pPr>
        <w:numPr>
          <w:ilvl w:val="1"/>
          <w:numId w:val="57"/>
        </w:numPr>
        <w:spacing w:line="276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r.is_in_periodo_chiusura(dat_pren)</w:t>
      </w:r>
      <w:r w:rsidDel="00000000" w:rsidR="00000000" w:rsidRPr="00000000">
        <w:rPr>
          <w:i w:val="1"/>
          <w:iCs w:val="1"/>
          <w:rtl w:val="0"/>
        </w:rPr>
        <w:t xml:space="preserve"> =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57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post-condizioni:</w:t>
      </w:r>
    </w:p>
    <w:p w:rsidR="00000000" w:rsidDel="00000000" w:rsidP="00000000" w:rsidRDefault="00000000" w:rsidRPr="00000000" w14:paraId="00000171">
      <w:pPr>
        <w:numPr>
          <w:ilvl w:val="1"/>
          <w:numId w:val="57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viene creato e restituito un nuovo oggetto </w:t>
      </w:r>
      <w:r w:rsidDel="00000000" w:rsidR="00000000" w:rsidRPr="00000000">
        <w:rPr>
          <w:i w:val="1"/>
          <w:iCs w:val="1"/>
          <w:rtl w:val="0"/>
        </w:rPr>
        <w:t xml:space="preserve">result: Prenotazione</w:t>
      </w:r>
      <w:r w:rsidDel="00000000" w:rsidR="00000000" w:rsidRPr="00000000">
        <w:rPr>
          <w:rtl w:val="0"/>
        </w:rPr>
        <w:t xml:space="preserve"> con valori</w:t>
      </w:r>
    </w:p>
    <w:p w:rsidR="00000000" w:rsidDel="00000000" w:rsidP="00000000" w:rsidRDefault="00000000" w:rsidRPr="00000000" w14:paraId="00000172">
      <w:pPr>
        <w:numPr>
          <w:ilvl w:val="2"/>
          <w:numId w:val="57"/>
        </w:numPr>
        <w:spacing w:line="276" w:lineRule="auto"/>
        <w:ind w:left="216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result.istante_creazione</w:t>
      </w:r>
      <w:r w:rsidDel="00000000" w:rsidR="00000000" w:rsidRPr="00000000">
        <w:rPr>
          <w:i w:val="1"/>
          <w:iCs w:val="1"/>
          <w:rtl w:val="0"/>
        </w:rPr>
        <w:t xml:space="preserve"> = istante di adesso</w:t>
      </w:r>
    </w:p>
    <w:p w:rsidR="00000000" w:rsidDel="00000000" w:rsidP="00000000" w:rsidRDefault="00000000" w:rsidRPr="00000000" w14:paraId="00000173">
      <w:pPr>
        <w:numPr>
          <w:ilvl w:val="2"/>
          <w:numId w:val="57"/>
        </w:numPr>
        <w:spacing w:line="276" w:lineRule="auto"/>
        <w:ind w:left="216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result.</w:t>
      </w:r>
      <w:r w:rsidDel="00000000" w:rsidR="00000000" w:rsidRPr="00000000">
        <w:rPr>
          <w:i w:val="1"/>
          <w:iCs w:val="1"/>
          <w:rtl w:val="0"/>
        </w:rPr>
        <w:t xml:space="preserve">numero_commensali</w:t>
      </w:r>
      <w:r w:rsidDel="00000000" w:rsidR="00000000" w:rsidRPr="00000000">
        <w:rPr>
          <w:i w:val="1"/>
          <w:iCs w:val="1"/>
          <w:rtl w:val="0"/>
        </w:rPr>
        <w:t xml:space="preserve"> = </w:t>
      </w:r>
      <w:r w:rsidDel="00000000" w:rsidR="00000000" w:rsidRPr="00000000">
        <w:rPr>
          <w:i w:val="1"/>
          <w:iCs w:val="1"/>
          <w:rtl w:val="0"/>
        </w:rPr>
        <w:t xml:space="preserve">num_com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2"/>
          <w:numId w:val="57"/>
        </w:numPr>
        <w:spacing w:line="276" w:lineRule="auto"/>
        <w:ind w:left="216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result.data_ora_prenotata</w:t>
      </w:r>
      <w:r w:rsidDel="00000000" w:rsidR="00000000" w:rsidRPr="00000000">
        <w:rPr>
          <w:i w:val="1"/>
          <w:iCs w:val="1"/>
          <w:rtl w:val="0"/>
        </w:rPr>
        <w:t xml:space="preserve"> = </w:t>
      </w:r>
      <w:r w:rsidDel="00000000" w:rsidR="00000000" w:rsidRPr="00000000">
        <w:rPr>
          <w:i w:val="1"/>
          <w:iCs w:val="1"/>
          <w:rtl w:val="0"/>
        </w:rPr>
        <w:t xml:space="preserve">dat_pren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1"/>
          <w:numId w:val="57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viene creato un link </w:t>
      </w:r>
      <w:r w:rsidDel="00000000" w:rsidR="00000000" w:rsidRPr="00000000">
        <w:rPr>
          <w:i w:val="1"/>
          <w:iCs w:val="1"/>
          <w:rtl w:val="0"/>
        </w:rPr>
        <w:t xml:space="preserve"> (result, r): </w:t>
      </w:r>
      <w:r w:rsidDel="00000000" w:rsidR="00000000" w:rsidRPr="00000000">
        <w:rPr>
          <w:i w:val="1"/>
          <w:iCs w:val="1"/>
          <w:rtl w:val="0"/>
        </w:rPr>
        <w:t xml:space="preserve">pren_ris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1"/>
          <w:numId w:val="57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viene creato un link  </w:t>
      </w:r>
      <w:r w:rsidDel="00000000" w:rsidR="00000000" w:rsidRPr="00000000">
        <w:rPr>
          <w:i w:val="1"/>
          <w:iCs w:val="1"/>
          <w:rtl w:val="0"/>
        </w:rPr>
        <w:t xml:space="preserve">(c, result): </w:t>
      </w:r>
      <w:r w:rsidDel="00000000" w:rsidR="00000000" w:rsidRPr="00000000">
        <w:rPr>
          <w:i w:val="1"/>
          <w:iCs w:val="1"/>
          <w:rtl w:val="0"/>
        </w:rPr>
        <w:t xml:space="preserve">cl_pren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rPr/>
      </w:pPr>
      <w:bookmarkStart w:colFirst="0" w:colLast="0" w:name="_t795t7hqzmq7" w:id="37"/>
      <w:bookmarkEnd w:id="37"/>
      <w:r w:rsidDel="00000000" w:rsidR="00000000" w:rsidRPr="00000000">
        <w:rPr>
          <w:b w:val="1"/>
          <w:bCs w:val="1"/>
          <w:color w:val="000000"/>
          <w:rtl w:val="0"/>
        </w:rPr>
        <w:t xml:space="preserve">1.5.3. Specifica dello use-case </w:t>
      </w:r>
      <w:hyperlink w:anchor="_a2d96imms2tc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Gestione prenotazioni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jc w:val="righ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639058208"/>
          <w:dropDownList w:lastValue="pronto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000000"/>
              <w:shd w:fill="78fb73" w:val="clear"/>
            </w:rPr>
            <w:t xml:space="preserve">pronto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5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snu8ey4eer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ristorante_accetta_prenotazione(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p: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Prenotazione) : Accettata</w:t>
      </w:r>
    </w:p>
    <w:p w:rsidR="00000000" w:rsidDel="00000000" w:rsidP="00000000" w:rsidRDefault="00000000" w:rsidRPr="00000000" w14:paraId="0000017B">
      <w:pPr>
        <w:rPr/>
      </w:pPr>
      <w:sdt>
        <w:sdtPr>
          <w:alias w:val="Prof"/>
          <w:id w:val="-1055356845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pre-condizione: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non è istanza né di </w:t>
      </w:r>
      <w:r w:rsidDel="00000000" w:rsidR="00000000" w:rsidRPr="00000000">
        <w:rPr>
          <w:i w:val="1"/>
          <w:iCs w:val="1"/>
          <w:rtl w:val="0"/>
        </w:rPr>
        <w:t xml:space="preserve">Accettata</w:t>
      </w:r>
      <w:r w:rsidDel="00000000" w:rsidR="00000000" w:rsidRPr="00000000">
        <w:rPr>
          <w:rtl w:val="0"/>
        </w:rPr>
        <w:t xml:space="preserve"> né di </w:t>
      </w:r>
      <w:r w:rsidDel="00000000" w:rsidR="00000000" w:rsidRPr="00000000">
        <w:rPr>
          <w:i w:val="1"/>
          <w:iCs w:val="1"/>
          <w:rtl w:val="0"/>
        </w:rPr>
        <w:t xml:space="preserve">Rifiutata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post-condizioni:</w:t>
      </w:r>
    </w:p>
    <w:p w:rsidR="00000000" w:rsidDel="00000000" w:rsidP="00000000" w:rsidRDefault="00000000" w:rsidRPr="00000000" w14:paraId="0000017F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modifiche ai dati:</w:t>
      </w:r>
    </w:p>
    <w:p w:rsidR="00000000" w:rsidDel="00000000" w:rsidP="00000000" w:rsidRDefault="00000000" w:rsidRPr="00000000" w14:paraId="00000180">
      <w:pPr>
        <w:numPr>
          <w:ilvl w:val="2"/>
          <w:numId w:val="50"/>
        </w:numPr>
        <w:ind w:left="216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diventa istanza di </w:t>
      </w:r>
      <w:r w:rsidDel="00000000" w:rsidR="00000000" w:rsidRPr="00000000">
        <w:rPr>
          <w:i w:val="1"/>
          <w:iCs w:val="1"/>
          <w:rtl w:val="0"/>
        </w:rPr>
        <w:t xml:space="preserve">Accettata</w:t>
      </w:r>
    </w:p>
    <w:p w:rsidR="00000000" w:rsidDel="00000000" w:rsidP="00000000" w:rsidRDefault="00000000" w:rsidRPr="00000000" w14:paraId="00000181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result</w:t>
      </w:r>
      <w:r w:rsidDel="00000000" w:rsidR="00000000" w:rsidRPr="00000000">
        <w:rPr>
          <w:rtl w:val="0"/>
        </w:rPr>
        <w:t xml:space="preserve"> = p</w:t>
      </w:r>
      <w:r w:rsidDel="00000000" w:rsidR="00000000" w:rsidRPr="00000000">
        <w:rPr>
          <w:i w:val="1"/>
          <w:iCs w:val="1"/>
          <w:rtl w:val="0"/>
        </w:rPr>
        <w:tab/>
        <w:t xml:space="preserve"> </w:t>
      </w:r>
      <w:r w:rsidDel="00000000" w:rsidR="00000000" w:rsidRPr="00000000">
        <w:rPr>
          <w:rtl w:val="0"/>
        </w:rPr>
        <w:tab/>
        <w:t xml:space="preserve"> </w:t>
        <w:tab/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line="276" w:lineRule="auto"/>
        <w:ind w:left="1440" w:firstLine="0"/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line="276" w:lineRule="auto"/>
        <w:ind w:left="1440" w:firstLine="0"/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-1764258671"/>
          <w:dropDownList w:lastValue="pronto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000000"/>
              <w:shd w:fill="78fb73" w:val="clear"/>
            </w:rPr>
            <w:t xml:space="preserve">pronto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5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33rxkq5ur9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ristorante_rifiuta_prenotazione(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p: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Prenotazione) : Rifiutata</w:t>
      </w:r>
    </w:p>
    <w:p w:rsidR="00000000" w:rsidDel="00000000" w:rsidP="00000000" w:rsidRDefault="00000000" w:rsidRPr="00000000" w14:paraId="00000186">
      <w:pPr>
        <w:rPr/>
      </w:pPr>
      <w:sdt>
        <w:sdtPr>
          <w:alias w:val="Prof"/>
          <w:id w:val="-859511925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7">
      <w:pPr>
        <w:numPr>
          <w:ilvl w:val="0"/>
          <w:numId w:val="52"/>
        </w:numPr>
        <w:ind w:left="720" w:hanging="360"/>
      </w:pPr>
      <w:r w:rsidDel="00000000" w:rsidR="00000000" w:rsidRPr="00000000">
        <w:rPr>
          <w:rtl w:val="0"/>
        </w:rPr>
        <w:t xml:space="preserve">pre-condizione: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1"/>
          <w:numId w:val="5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non è istanza né di </w:t>
      </w:r>
      <w:r w:rsidDel="00000000" w:rsidR="00000000" w:rsidRPr="00000000">
        <w:rPr>
          <w:i w:val="1"/>
          <w:iCs w:val="1"/>
          <w:rtl w:val="0"/>
        </w:rPr>
        <w:t xml:space="preserve">Accettata</w:t>
      </w:r>
      <w:r w:rsidDel="00000000" w:rsidR="00000000" w:rsidRPr="00000000">
        <w:rPr>
          <w:rtl w:val="0"/>
        </w:rPr>
        <w:t xml:space="preserve"> né di </w:t>
      </w:r>
      <w:r w:rsidDel="00000000" w:rsidR="00000000" w:rsidRPr="00000000">
        <w:rPr>
          <w:i w:val="1"/>
          <w:iCs w:val="1"/>
          <w:rtl w:val="0"/>
        </w:rPr>
        <w:t xml:space="preserve">Rifiutata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0"/>
          <w:numId w:val="52"/>
        </w:numPr>
        <w:ind w:left="720" w:hanging="360"/>
      </w:pPr>
      <w:r w:rsidDel="00000000" w:rsidR="00000000" w:rsidRPr="00000000">
        <w:rPr>
          <w:rtl w:val="0"/>
        </w:rPr>
        <w:t xml:space="preserve">post-condizioni:</w:t>
      </w:r>
    </w:p>
    <w:p w:rsidR="00000000" w:rsidDel="00000000" w:rsidP="00000000" w:rsidRDefault="00000000" w:rsidRPr="00000000" w14:paraId="0000018A">
      <w:pPr>
        <w:numPr>
          <w:ilvl w:val="1"/>
          <w:numId w:val="52"/>
        </w:numPr>
        <w:ind w:left="1440" w:hanging="360"/>
      </w:pPr>
      <w:r w:rsidDel="00000000" w:rsidR="00000000" w:rsidRPr="00000000">
        <w:rPr>
          <w:rtl w:val="0"/>
        </w:rPr>
        <w:t xml:space="preserve">modifiche ai dati:</w:t>
      </w:r>
    </w:p>
    <w:p w:rsidR="00000000" w:rsidDel="00000000" w:rsidP="00000000" w:rsidRDefault="00000000" w:rsidRPr="00000000" w14:paraId="0000018B">
      <w:pPr>
        <w:numPr>
          <w:ilvl w:val="2"/>
          <w:numId w:val="52"/>
        </w:numPr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p </w:t>
      </w:r>
      <w:r w:rsidDel="00000000" w:rsidR="00000000" w:rsidRPr="00000000">
        <w:rPr>
          <w:rtl w:val="0"/>
        </w:rPr>
        <w:t xml:space="preserve">diventa istanza di</w:t>
      </w:r>
      <w:r w:rsidDel="00000000" w:rsidR="00000000" w:rsidRPr="00000000">
        <w:rPr>
          <w:i w:val="1"/>
          <w:iCs w:val="1"/>
          <w:rtl w:val="0"/>
        </w:rPr>
        <w:t xml:space="preserve"> Rifiutata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C">
      <w:pPr>
        <w:numPr>
          <w:ilvl w:val="1"/>
          <w:numId w:val="52"/>
        </w:numPr>
        <w:ind w:left="1440" w:hanging="360"/>
      </w:pPr>
      <w:r w:rsidDel="00000000" w:rsidR="00000000" w:rsidRPr="00000000">
        <w:rPr>
          <w:rtl w:val="0"/>
        </w:rPr>
        <w:t xml:space="preserve">result = p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3"/>
        <w:rPr/>
      </w:pPr>
      <w:bookmarkStart w:colFirst="0" w:colLast="0" w:name="_2d7o21bx35ac" w:id="40"/>
      <w:bookmarkEnd w:id="40"/>
      <w:r w:rsidDel="00000000" w:rsidR="00000000" w:rsidRPr="00000000">
        <w:rPr>
          <w:b w:val="1"/>
          <w:bCs w:val="1"/>
          <w:color w:val="000000"/>
          <w:rtl w:val="0"/>
        </w:rPr>
        <w:t xml:space="preserve">1.5.4. Specifica dello use-case</w:t>
      </w:r>
      <w:r w:rsidDel="00000000" w:rsidR="00000000" w:rsidRPr="00000000">
        <w:rPr>
          <w:b w:val="1"/>
          <w:bCs w:val="1"/>
          <w:rtl w:val="0"/>
        </w:rPr>
        <w:t xml:space="preserve"> </w:t>
      </w:r>
      <w:hyperlink w:anchor="_a2d96imms2tc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Gestione ristorante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line="276" w:lineRule="auto"/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515019313"/>
          <w:dropDownList w:lastValue="pronto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000000"/>
              <w:shd w:fill="78fb73" w:val="clear"/>
            </w:rPr>
            <w:t xml:space="preserve">pronto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jc w:val="right"/>
        <w:rPr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Nataliia Borovyk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# serve per aggiungere un nuovo periodo di chiusura</w:t>
      </w:r>
    </w:p>
    <w:p w:rsidR="00000000" w:rsidDel="00000000" w:rsidP="00000000" w:rsidRDefault="00000000" w:rsidRPr="00000000" w14:paraId="00000193">
      <w:pPr>
        <w:pStyle w:val="Heading4"/>
        <w:spacing w:after="0" w:before="0" w:lineRule="auto"/>
        <w:rPr>
          <w:b w:val="1"/>
          <w:bCs w:val="1"/>
          <w:color w:val="000000"/>
        </w:rPr>
      </w:pPr>
      <w:bookmarkStart w:colFirst="0" w:colLast="0" w:name="_wl0y4upy94ec" w:id="41"/>
      <w:bookmarkEnd w:id="41"/>
      <w:r w:rsidDel="00000000" w:rsidR="00000000" w:rsidRPr="00000000">
        <w:rPr>
          <w:b w:val="1"/>
          <w:bCs w:val="1"/>
          <w:color w:val="000000"/>
          <w:rtl w:val="0"/>
        </w:rPr>
        <w:t xml:space="preserve">creazione_periodo_di_chiusura(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   </w:t>
        <w:tab/>
        <w:tab/>
        <w:tab/>
        <w:tab/>
        <w:tab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: Ristorante, </w:t>
      </w:r>
    </w:p>
    <w:p w:rsidR="00000000" w:rsidDel="00000000" w:rsidP="00000000" w:rsidRDefault="00000000" w:rsidRPr="00000000" w14:paraId="000001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  <w:tab/>
        <w:tab/>
        <w:tab/>
        <w:tab/>
        <w:tab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d_iniz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Data,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  <w:tab/>
        <w:tab/>
        <w:tab/>
        <w:tab/>
        <w:tab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d_fin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Data,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ab/>
        <w:tab/>
        <w:tab/>
        <w:tab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OrarioGiorno[1..</w:t>
      </w:r>
      <w:r w:rsidDel="00000000" w:rsidR="00000000" w:rsidRPr="00000000">
        <w:rPr>
          <w:sz w:val="24"/>
          <w:szCs w:val="24"/>
          <w:rtl w:val="0"/>
        </w:rPr>
        <w:t xml:space="preserve">*] )</w:t>
      </w:r>
    </w:p>
    <w:p w:rsidR="00000000" w:rsidDel="00000000" w:rsidP="00000000" w:rsidRDefault="00000000" w:rsidRPr="00000000" w14:paraId="00000198">
      <w:pPr>
        <w:spacing w:line="240" w:lineRule="auto"/>
        <w:rPr/>
      </w:pPr>
      <w:sdt>
        <w:sdtPr>
          <w:alias w:val="Prof"/>
          <w:id w:val="1582157338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58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pre-condizioni:</w:t>
      </w:r>
    </w:p>
    <w:p w:rsidR="00000000" w:rsidDel="00000000" w:rsidP="00000000" w:rsidRDefault="00000000" w:rsidRPr="00000000" w14:paraId="0000019A">
      <w:pPr>
        <w:numPr>
          <w:ilvl w:val="1"/>
          <w:numId w:val="58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Per ogni </w:t>
      </w:r>
      <w:r w:rsidDel="00000000" w:rsidR="00000000" w:rsidRPr="00000000">
        <w:rPr>
          <w:i w:val="1"/>
          <w:iCs w:val="1"/>
          <w:rtl w:val="0"/>
        </w:rPr>
        <w:t xml:space="preserve">pc: Periodo</w:t>
      </w:r>
      <w:r w:rsidDel="00000000" w:rsidR="00000000" w:rsidRPr="00000000">
        <w:rPr>
          <w:rtl w:val="0"/>
        </w:rPr>
        <w:t xml:space="preserve"> tale che </w:t>
      </w:r>
      <w:r w:rsidDel="00000000" w:rsidR="00000000" w:rsidRPr="00000000">
        <w:rPr>
          <w:i w:val="1"/>
          <w:iCs w:val="1"/>
          <w:rtl w:val="0"/>
        </w:rPr>
        <w:t xml:space="preserve">pc </w:t>
      </w:r>
      <w:r w:rsidDel="00000000" w:rsidR="00000000" w:rsidRPr="00000000">
        <w:rPr>
          <w:rtl w:val="0"/>
        </w:rPr>
        <w:t xml:space="preserve">è uno dei valori di </w:t>
      </w:r>
      <w:r w:rsidDel="00000000" w:rsidR="00000000" w:rsidRPr="00000000">
        <w:rPr>
          <w:i w:val="1"/>
          <w:iCs w:val="1"/>
          <w:rtl w:val="0"/>
        </w:rPr>
        <w:t xml:space="preserve">r.periodo_chiusura</w:t>
      </w:r>
      <w:r w:rsidDel="00000000" w:rsidR="00000000" w:rsidRPr="00000000">
        <w:rPr>
          <w:i w:val="1"/>
          <w:iCs w:val="1"/>
          <w:rtl w:val="0"/>
        </w:rPr>
        <w:t xml:space="preserve">   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line="276" w:lineRule="auto"/>
        <w:ind w:left="1440" w:firstLine="0"/>
        <w:rPr/>
      </w:pPr>
      <w:r w:rsidDel="00000000" w:rsidR="00000000" w:rsidRPr="00000000">
        <w:rPr>
          <w:color w:val="38761d"/>
          <w:rtl w:val="0"/>
        </w:rPr>
        <w:t xml:space="preserve">( o pc è uno dei valori di </w:t>
      </w:r>
      <w:r w:rsidDel="00000000" w:rsidR="00000000" w:rsidRPr="00000000">
        <w:rPr>
          <w:color w:val="38761d"/>
          <w:rtl w:val="0"/>
        </w:rPr>
        <w:t xml:space="preserve">r.periodo_chiusura)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2"/>
          <w:numId w:val="58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Deve essere vero che</w:t>
      </w:r>
    </w:p>
    <w:p w:rsidR="00000000" w:rsidDel="00000000" w:rsidP="00000000" w:rsidRDefault="00000000" w:rsidRPr="00000000" w14:paraId="0000019D">
      <w:pPr>
        <w:numPr>
          <w:ilvl w:val="3"/>
          <w:numId w:val="58"/>
        </w:numPr>
        <w:spacing w:line="276" w:lineRule="auto"/>
        <w:ind w:left="288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non_sovrapposti_data(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line="276" w:lineRule="auto"/>
        <w:ind w:left="4320"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pc.data_inizio,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line="276" w:lineRule="auto"/>
        <w:ind w:left="4320"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pc.data_fine,  </w:t>
      </w:r>
    </w:p>
    <w:p w:rsidR="00000000" w:rsidDel="00000000" w:rsidP="00000000" w:rsidRDefault="00000000" w:rsidRPr="00000000" w14:paraId="000001A0">
      <w:pPr>
        <w:spacing w:line="276" w:lineRule="auto"/>
        <w:ind w:left="4320"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d_iniz,</w:t>
      </w: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1A1">
      <w:pPr>
        <w:spacing w:line="276" w:lineRule="auto"/>
        <w:ind w:left="4320"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d_fin ) = True</w:t>
      </w:r>
    </w:p>
    <w:p w:rsidR="00000000" w:rsidDel="00000000" w:rsidP="00000000" w:rsidRDefault="00000000" w:rsidRPr="00000000" w14:paraId="000001A2">
      <w:pPr>
        <w:numPr>
          <w:ilvl w:val="0"/>
          <w:numId w:val="20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post-condizioni</w:t>
      </w:r>
    </w:p>
    <w:p w:rsidR="00000000" w:rsidDel="00000000" w:rsidP="00000000" w:rsidRDefault="00000000" w:rsidRPr="00000000" w14:paraId="000001A3">
      <w:pPr>
        <w:numPr>
          <w:ilvl w:val="1"/>
          <w:numId w:val="20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result: viene creato il nuovo valore </w:t>
      </w:r>
      <w:r w:rsidDel="00000000" w:rsidR="00000000" w:rsidRPr="00000000">
        <w:rPr>
          <w:i w:val="1"/>
          <w:iCs w:val="1"/>
          <w:rtl w:val="0"/>
        </w:rPr>
        <w:t xml:space="preserve">pc’ </w:t>
      </w:r>
      <w:r w:rsidDel="00000000" w:rsidR="00000000" w:rsidRPr="00000000">
        <w:rPr>
          <w:rtl w:val="0"/>
        </w:rPr>
        <w:t xml:space="preserve">e aggiunto ai valori </w:t>
      </w:r>
      <w:r w:rsidDel="00000000" w:rsidR="00000000" w:rsidRPr="00000000">
        <w:rPr>
          <w:i w:val="1"/>
          <w:iCs w:val="1"/>
          <w:rtl w:val="0"/>
        </w:rPr>
        <w:t xml:space="preserve">r.periodo_chiusura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line="276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line="276" w:lineRule="auto"/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1184152345"/>
          <w:dropDownList w:lastValue="pronto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000000"/>
              <w:shd w:fill="78fb73" w:val="clear"/>
            </w:rPr>
            <w:t xml:space="preserve">pronto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jc w:val="right"/>
        <w:rPr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Nataliia Borovyk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# serve per modificare ora e/o giorno nel periodo di chiusura </w:t>
      </w:r>
      <w:r w:rsidDel="00000000" w:rsidR="00000000" w:rsidRPr="00000000">
        <w:rPr>
          <w:color w:val="38761d"/>
          <w:u w:val="single"/>
          <w:rtl w:val="0"/>
        </w:rPr>
        <w:t xml:space="preserve">già esistente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4"/>
        <w:spacing w:after="0" w:before="0" w:lineRule="auto"/>
        <w:rPr>
          <w:b w:val="1"/>
          <w:bCs w:val="1"/>
          <w:color w:val="000000"/>
        </w:rPr>
      </w:pPr>
      <w:bookmarkStart w:colFirst="0" w:colLast="0" w:name="_q3hvj5mbv89g" w:id="42"/>
      <w:bookmarkEnd w:id="42"/>
      <w:r w:rsidDel="00000000" w:rsidR="00000000" w:rsidRPr="00000000">
        <w:rPr>
          <w:b w:val="1"/>
          <w:bCs w:val="1"/>
          <w:color w:val="000000"/>
          <w:rtl w:val="0"/>
        </w:rPr>
        <w:t xml:space="preserve">modifica_orario_giorno_in_periodo_chiusura(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ind w:left="2880" w:firstLine="0"/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  <w:tab/>
        <w:tab/>
        <w:tab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: Ristorante, </w:t>
      </w:r>
    </w:p>
    <w:p w:rsidR="00000000" w:rsidDel="00000000" w:rsidP="00000000" w:rsidRDefault="00000000" w:rsidRPr="00000000" w14:paraId="000001AB">
      <w:pPr>
        <w:ind w:left="43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pc: Periodo</w:t>
      </w:r>
    </w:p>
    <w:p w:rsidR="00000000" w:rsidDel="00000000" w:rsidP="00000000" w:rsidRDefault="00000000" w:rsidRPr="00000000" w14:paraId="000001AC">
      <w:pPr>
        <w:ind w:left="4320" w:firstLine="720"/>
        <w:rPr>
          <w:color w:val="99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og_nuovo: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OrarioGiorno)</w:t>
      </w:r>
      <w:r w:rsidDel="00000000" w:rsidR="00000000" w:rsidRPr="00000000">
        <w:rPr>
          <w:sz w:val="24"/>
          <w:szCs w:val="24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line="240" w:lineRule="auto"/>
        <w:rPr>
          <w:sz w:val="26"/>
          <w:szCs w:val="26"/>
        </w:rPr>
      </w:pPr>
      <w:sdt>
        <w:sdtPr>
          <w:alias w:val="Prof"/>
          <w:id w:val="-1660567074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pre-condizioni:</w:t>
      </w:r>
    </w:p>
    <w:p w:rsidR="00000000" w:rsidDel="00000000" w:rsidP="00000000" w:rsidRDefault="00000000" w:rsidRPr="00000000" w14:paraId="000001A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esiste un valore pc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: Periodo in </w:t>
      </w:r>
      <w:r w:rsidDel="00000000" w:rsidR="00000000" w:rsidRPr="00000000">
        <w:rPr>
          <w:rtl w:val="0"/>
        </w:rPr>
        <w:t xml:space="preserve">r.periodo_chiusura</w:t>
      </w:r>
      <w:r w:rsidDel="00000000" w:rsidR="00000000" w:rsidRPr="00000000">
        <w:rPr>
          <w:rtl w:val="0"/>
        </w:rPr>
        <w:t xml:space="preserve"> tale che pc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 pc    </w:t>
      </w:r>
      <w:r w:rsidDel="00000000" w:rsidR="00000000" w:rsidRPr="00000000">
        <w:rPr>
          <w:color w:val="38761d"/>
          <w:rtl w:val="0"/>
        </w:rPr>
        <w:t xml:space="preserve"># versione 1</w:t>
      </w:r>
    </w:p>
    <w:p w:rsidR="00000000" w:rsidDel="00000000" w:rsidP="00000000" w:rsidRDefault="00000000" w:rsidRPr="00000000" w14:paraId="000001B0">
      <w:pPr>
        <w:ind w:left="1440" w:firstLine="0"/>
        <w:rPr>
          <w:i w:val="1"/>
          <w:iCs w:val="1"/>
          <w:color w:val="38761d"/>
        </w:rPr>
      </w:pPr>
      <w:r w:rsidDel="00000000" w:rsidR="00000000" w:rsidRPr="00000000">
        <w:rPr>
          <w:color w:val="38761d"/>
          <w:rtl w:val="0"/>
        </w:rPr>
        <w:t xml:space="preserve">o pc è uno dei valori di </w:t>
      </w:r>
      <w:r w:rsidDel="00000000" w:rsidR="00000000" w:rsidRPr="00000000">
        <w:rPr>
          <w:color w:val="38761d"/>
          <w:rtl w:val="0"/>
        </w:rPr>
        <w:t xml:space="preserve">r.periodo_chiusura</w:t>
      </w:r>
      <w:r w:rsidDel="00000000" w:rsidR="00000000" w:rsidRPr="00000000">
        <w:rPr>
          <w:color w:val="38761d"/>
          <w:rtl w:val="0"/>
        </w:rPr>
        <w:t xml:space="preserve">     # versione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per ogni</w:t>
      </w:r>
      <w:r w:rsidDel="00000000" w:rsidR="00000000" w:rsidRPr="00000000">
        <w:rPr>
          <w:i w:val="1"/>
          <w:iCs w:val="1"/>
          <w:rtl w:val="0"/>
        </w:rPr>
        <w:t xml:space="preserve"> og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i w:val="1"/>
          <w:iCs w:val="1"/>
          <w:rtl w:val="0"/>
        </w:rPr>
        <w:t xml:space="preserve">pc.orari</w:t>
      </w:r>
    </w:p>
    <w:p w:rsidR="00000000" w:rsidDel="00000000" w:rsidP="00000000" w:rsidRDefault="00000000" w:rsidRPr="00000000" w14:paraId="000001B2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deve essere vero che </w:t>
      </w:r>
    </w:p>
    <w:p w:rsidR="00000000" w:rsidDel="00000000" w:rsidP="00000000" w:rsidRDefault="00000000" w:rsidRPr="00000000" w14:paraId="000001B3">
      <w:pPr>
        <w:numPr>
          <w:ilvl w:val="3"/>
          <w:numId w:val="4"/>
        </w:numPr>
        <w:ind w:left="288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non_sovraposti_orariogiorno(og, og_nuovo) = True</w:t>
      </w:r>
    </w:p>
    <w:p w:rsidR="00000000" w:rsidDel="00000000" w:rsidP="00000000" w:rsidRDefault="00000000" w:rsidRPr="00000000" w14:paraId="000001B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post-condizioni:</w:t>
      </w:r>
    </w:p>
    <w:p w:rsidR="00000000" w:rsidDel="00000000" w:rsidP="00000000" w:rsidRDefault="00000000" w:rsidRPr="00000000" w14:paraId="000001B5">
      <w:pPr>
        <w:ind w:left="1440" w:firstLine="0"/>
        <w:rPr>
          <w:i w:val="1"/>
          <w:iCs w:val="1"/>
          <w:color w:val="38761d"/>
        </w:rPr>
      </w:pPr>
      <w:r w:rsidDel="00000000" w:rsidR="00000000" w:rsidRPr="00000000">
        <w:rPr>
          <w:i w:val="1"/>
          <w:iCs w:val="1"/>
          <w:color w:val="38761d"/>
          <w:rtl w:val="0"/>
        </w:rPr>
        <w:t xml:space="preserve">(poiché i valori di un tipo di dato sono immutabili, dovrebbe essere creato un nuovo valore pc)</w:t>
      </w:r>
    </w:p>
    <w:p w:rsidR="00000000" w:rsidDel="00000000" w:rsidP="00000000" w:rsidRDefault="00000000" w:rsidRPr="00000000" w14:paraId="000001B6">
      <w:pPr>
        <w:numPr>
          <w:ilvl w:val="1"/>
          <w:numId w:val="4"/>
        </w:numPr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Viene creato un nuovo valore pc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i w:val="1"/>
          <w:iCs w:val="1"/>
          <w:rtl w:val="0"/>
        </w:rPr>
        <w:t xml:space="preserve">: Periodo tale che </w:t>
      </w:r>
    </w:p>
    <w:p w:rsidR="00000000" w:rsidDel="00000000" w:rsidP="00000000" w:rsidRDefault="00000000" w:rsidRPr="00000000" w14:paraId="000001B7">
      <w:pPr>
        <w:numPr>
          <w:ilvl w:val="2"/>
          <w:numId w:val="4"/>
        </w:numPr>
        <w:ind w:left="216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pc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i w:val="1"/>
          <w:iCs w:val="1"/>
          <w:rtl w:val="0"/>
        </w:rPr>
        <w:t xml:space="preserve">.data_inizio = pc.data_inizio,</w:t>
      </w:r>
    </w:p>
    <w:p w:rsidR="00000000" w:rsidDel="00000000" w:rsidP="00000000" w:rsidRDefault="00000000" w:rsidRPr="00000000" w14:paraId="000001B8">
      <w:pPr>
        <w:numPr>
          <w:ilvl w:val="2"/>
          <w:numId w:val="4"/>
        </w:numPr>
        <w:ind w:left="216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pc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i w:val="1"/>
          <w:iCs w:val="1"/>
          <w:rtl w:val="0"/>
        </w:rPr>
        <w:t xml:space="preserve">.data_fine = pc.data_fine</w:t>
      </w:r>
    </w:p>
    <w:p w:rsidR="00000000" w:rsidDel="00000000" w:rsidP="00000000" w:rsidRDefault="00000000" w:rsidRPr="00000000" w14:paraId="000001B9">
      <w:pPr>
        <w:numPr>
          <w:ilvl w:val="2"/>
          <w:numId w:val="4"/>
        </w:numPr>
        <w:ind w:left="216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pc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i w:val="1"/>
          <w:iCs w:val="1"/>
          <w:rtl w:val="0"/>
        </w:rPr>
        <w:t xml:space="preserve">.orari = pc.orari U </w:t>
      </w:r>
      <w:r w:rsidDel="00000000" w:rsidR="00000000" w:rsidRPr="00000000">
        <w:rPr>
          <w:i w:val="1"/>
          <w:iCs w:val="1"/>
          <w:rtl w:val="0"/>
        </w:rPr>
        <w:t xml:space="preserve">{og_nuovo)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numPr>
          <w:ilvl w:val="1"/>
          <w:numId w:val="4"/>
        </w:numPr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Viene rimosso pc da </w:t>
      </w:r>
      <w:r w:rsidDel="00000000" w:rsidR="00000000" w:rsidRPr="00000000">
        <w:rPr>
          <w:i w:val="1"/>
          <w:iCs w:val="1"/>
          <w:rtl w:val="0"/>
        </w:rPr>
        <w:t xml:space="preserve">r.periodo_chiusura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numPr>
          <w:ilvl w:val="1"/>
          <w:numId w:val="4"/>
        </w:numPr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Viene aggiunto pc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rtl w:val="0"/>
        </w:rPr>
        <w:t xml:space="preserve">r.periodo_chiusura</w:t>
      </w:r>
      <w:r w:rsidDel="00000000" w:rsidR="00000000" w:rsidRPr="00000000">
        <w:rPr>
          <w:rtl w:val="0"/>
        </w:rPr>
        <w:t xml:space="preserve"> (sostituisce </w:t>
      </w:r>
      <w:r w:rsidDel="00000000" w:rsidR="00000000" w:rsidRPr="00000000">
        <w:rPr>
          <w:i w:val="1"/>
          <w:iCs w:val="1"/>
          <w:rtl w:val="0"/>
        </w:rPr>
        <w:t xml:space="preserve">pc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jc w:val="right"/>
        <w:rPr/>
      </w:pPr>
      <w:r w:rsidDel="00000000" w:rsidR="00000000" w:rsidRPr="00000000">
        <w:rPr>
          <w:rtl w:val="0"/>
        </w:rPr>
        <w:t xml:space="preserve">    Per noi </w:t>
      </w:r>
      <w:sdt>
        <w:sdtPr>
          <w:alias w:val="Stato"/>
          <w:id w:val="-1582460265"/>
          <w:dropDownList w:lastValue="pronto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000000"/>
              <w:shd w:fill="78fb73" w:val="clear"/>
            </w:rPr>
            <w:t xml:space="preserve">pronto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jc w:val="right"/>
        <w:rPr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Nataliia Borovyk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4"/>
        <w:spacing w:after="0" w:before="0" w:lineRule="auto"/>
        <w:rPr>
          <w:b w:val="1"/>
          <w:bCs w:val="1"/>
          <w:color w:val="000000"/>
        </w:rPr>
      </w:pPr>
      <w:bookmarkStart w:colFirst="0" w:colLast="0" w:name="_u48b6tpdgdv8" w:id="43"/>
      <w:bookmarkEnd w:id="43"/>
      <w:r w:rsidDel="00000000" w:rsidR="00000000" w:rsidRPr="00000000">
        <w:rPr>
          <w:b w:val="1"/>
          <w:bCs w:val="1"/>
          <w:color w:val="000000"/>
          <w:rtl w:val="0"/>
        </w:rPr>
        <w:t xml:space="preserve">elimina_periodo_di_chiusura(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ind w:left="3600" w:firstLine="0"/>
        <w:rPr>
          <w:sz w:val="24"/>
          <w:szCs w:val="24"/>
          <w:shd w:fill="fff2f2" w:val="clear"/>
        </w:rPr>
      </w:pPr>
      <w:r w:rsidDel="00000000" w:rsidR="00000000" w:rsidRPr="00000000">
        <w:rPr>
          <w:sz w:val="24"/>
          <w:szCs w:val="24"/>
          <w:rtl w:val="0"/>
        </w:rPr>
        <w:t xml:space="preserve">r: Ristorante,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ind w:left="360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pc: Periodo)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sz w:val="26"/>
          <w:szCs w:val="26"/>
        </w:rPr>
      </w:pPr>
      <w:sdt>
        <w:sdtPr>
          <w:alias w:val="Prof"/>
          <w:id w:val="680590325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1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pre-condizioni:</w:t>
      </w:r>
    </w:p>
    <w:p w:rsidR="00000000" w:rsidDel="00000000" w:rsidP="00000000" w:rsidRDefault="00000000" w:rsidRPr="00000000" w14:paraId="000001C5">
      <w:pPr>
        <w:numPr>
          <w:ilvl w:val="1"/>
          <w:numId w:val="15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deve esistere </w:t>
      </w:r>
      <w:r w:rsidDel="00000000" w:rsidR="00000000" w:rsidRPr="00000000">
        <w:rPr>
          <w:i w:val="1"/>
          <w:iCs w:val="1"/>
          <w:rtl w:val="0"/>
        </w:rPr>
        <w:t xml:space="preserve">r.periodo_chiusura</w:t>
      </w:r>
      <w:r w:rsidDel="00000000" w:rsidR="00000000" w:rsidRPr="00000000">
        <w:rPr>
          <w:i w:val="1"/>
          <w:iCs w:val="1"/>
          <w:rtl w:val="0"/>
        </w:rPr>
        <w:t xml:space="preserve"> = pc</w:t>
      </w:r>
    </w:p>
    <w:p w:rsidR="00000000" w:rsidDel="00000000" w:rsidP="00000000" w:rsidRDefault="00000000" w:rsidRPr="00000000" w14:paraId="000001C6">
      <w:pPr>
        <w:numPr>
          <w:ilvl w:val="1"/>
          <w:numId w:val="15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deve esistere almeno un altro valore </w:t>
      </w:r>
      <w:r w:rsidDel="00000000" w:rsidR="00000000" w:rsidRPr="00000000">
        <w:rPr>
          <w:i w:val="1"/>
          <w:iCs w:val="1"/>
          <w:rtl w:val="0"/>
        </w:rPr>
        <w:t xml:space="preserve">pc’: Periodo</w:t>
      </w:r>
      <w:r w:rsidDel="00000000" w:rsidR="00000000" w:rsidRPr="00000000">
        <w:rPr>
          <w:rtl w:val="0"/>
        </w:rPr>
        <w:t xml:space="preserve"> per attributo  </w:t>
      </w:r>
      <w:r w:rsidDel="00000000" w:rsidR="00000000" w:rsidRPr="00000000">
        <w:rPr>
          <w:i w:val="1"/>
          <w:iCs w:val="1"/>
          <w:rtl w:val="0"/>
        </w:rPr>
        <w:t xml:space="preserve">r.periodo_chiusura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tale che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pc ≠ pc’</w:t>
      </w:r>
    </w:p>
    <w:p w:rsidR="00000000" w:rsidDel="00000000" w:rsidP="00000000" w:rsidRDefault="00000000" w:rsidRPr="00000000" w14:paraId="000001C7">
      <w:pPr>
        <w:numPr>
          <w:ilvl w:val="0"/>
          <w:numId w:val="1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post-condizioni:</w:t>
      </w:r>
    </w:p>
    <w:p w:rsidR="00000000" w:rsidDel="00000000" w:rsidP="00000000" w:rsidRDefault="00000000" w:rsidRPr="00000000" w14:paraId="000001C8">
      <w:pPr>
        <w:numPr>
          <w:ilvl w:val="1"/>
          <w:numId w:val="15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Viene rimosso pc da </w:t>
      </w:r>
      <w:r w:rsidDel="00000000" w:rsidR="00000000" w:rsidRPr="00000000">
        <w:rPr>
          <w:rtl w:val="0"/>
        </w:rPr>
        <w:t xml:space="preserve">r.periodo_chiusura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13665078"/>
          <w:dropDownList w:lastValue="pronto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000000"/>
              <w:shd w:fill="78fb73" w:val="clear"/>
            </w:rPr>
            <w:t xml:space="preserve">pronto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4"/>
        <w:spacing w:after="0" w:before="0" w:line="240" w:lineRule="auto"/>
        <w:rPr>
          <w:b w:val="1"/>
          <w:bCs w:val="1"/>
          <w:color w:val="000000"/>
        </w:rPr>
      </w:pPr>
      <w:bookmarkStart w:colFirst="0" w:colLast="0" w:name="_rfipidi9pk4u" w:id="44"/>
      <w:bookmarkEnd w:id="44"/>
      <w:r w:rsidDel="00000000" w:rsidR="00000000" w:rsidRPr="00000000">
        <w:rPr>
          <w:b w:val="1"/>
          <w:bCs w:val="1"/>
          <w:color w:val="000000"/>
          <w:rtl w:val="0"/>
        </w:rPr>
        <w:t xml:space="preserve">aggiunta_tipo_cucina(r: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Ristorante, tip: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TipoCucina)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line="240" w:lineRule="auto"/>
        <w:rPr/>
      </w:pPr>
      <w:sdt>
        <w:sdtPr>
          <w:alias w:val="Prof"/>
          <w:id w:val="-296247108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E">
      <w:pPr>
        <w:numPr>
          <w:ilvl w:val="0"/>
          <w:numId w:val="2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pre-condizioni:</w:t>
      </w:r>
    </w:p>
    <w:p w:rsidR="00000000" w:rsidDel="00000000" w:rsidP="00000000" w:rsidRDefault="00000000" w:rsidRPr="00000000" w14:paraId="000001CF">
      <w:pPr>
        <w:numPr>
          <w:ilvl w:val="1"/>
          <w:numId w:val="24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non esiste il link </w:t>
      </w:r>
      <w:r w:rsidDel="00000000" w:rsidR="00000000" w:rsidRPr="00000000">
        <w:rPr>
          <w:i w:val="1"/>
          <w:iCs w:val="1"/>
          <w:rtl w:val="0"/>
        </w:rPr>
        <w:t xml:space="preserve">(r, tip): </w:t>
      </w:r>
      <w:r w:rsidDel="00000000" w:rsidR="00000000" w:rsidRPr="00000000">
        <w:rPr>
          <w:i w:val="1"/>
          <w:iCs w:val="1"/>
          <w:rtl w:val="0"/>
        </w:rPr>
        <w:t xml:space="preserve">ris_tip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0">
      <w:pPr>
        <w:numPr>
          <w:ilvl w:val="0"/>
          <w:numId w:val="2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post-condizioni:</w:t>
      </w:r>
    </w:p>
    <w:p w:rsidR="00000000" w:rsidDel="00000000" w:rsidP="00000000" w:rsidRDefault="00000000" w:rsidRPr="00000000" w14:paraId="000001D1">
      <w:pPr>
        <w:numPr>
          <w:ilvl w:val="1"/>
          <w:numId w:val="24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viene creato il link </w:t>
      </w:r>
      <w:r w:rsidDel="00000000" w:rsidR="00000000" w:rsidRPr="00000000">
        <w:rPr>
          <w:i w:val="1"/>
          <w:iCs w:val="1"/>
          <w:rtl w:val="0"/>
        </w:rPr>
        <w:t xml:space="preserve">(r, tip): </w:t>
      </w:r>
      <w:r w:rsidDel="00000000" w:rsidR="00000000" w:rsidRPr="00000000">
        <w:rPr>
          <w:i w:val="1"/>
          <w:iCs w:val="1"/>
          <w:rtl w:val="0"/>
        </w:rPr>
        <w:t xml:space="preserve">ris_tip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-364403742"/>
          <w:dropDownList w:lastValue="pronto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000000"/>
              <w:shd w:fill="78fb73" w:val="clear"/>
            </w:rPr>
            <w:t xml:space="preserve">pronto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4"/>
        <w:spacing w:after="0" w:before="0" w:line="240" w:lineRule="auto"/>
        <w:rPr>
          <w:b w:val="1"/>
          <w:bCs w:val="1"/>
          <w:color w:val="000000"/>
        </w:rPr>
      </w:pPr>
      <w:bookmarkStart w:colFirst="0" w:colLast="0" w:name="_3uivoqs2k213" w:id="45"/>
      <w:bookmarkEnd w:id="45"/>
      <w:r w:rsidDel="00000000" w:rsidR="00000000" w:rsidRPr="00000000">
        <w:rPr>
          <w:b w:val="1"/>
          <w:bCs w:val="1"/>
          <w:color w:val="000000"/>
          <w:rtl w:val="0"/>
        </w:rPr>
        <w:t xml:space="preserve">elimina_tipo_cucina(r: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Ristorante, tip: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TipoCucina)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line="240" w:lineRule="auto"/>
        <w:rPr/>
      </w:pPr>
      <w:sdt>
        <w:sdtPr>
          <w:alias w:val="Prof"/>
          <w:id w:val="2070430817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18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pre-condizioni:</w:t>
      </w:r>
    </w:p>
    <w:p w:rsidR="00000000" w:rsidDel="00000000" w:rsidP="00000000" w:rsidRDefault="00000000" w:rsidRPr="00000000" w14:paraId="000001D6">
      <w:pPr>
        <w:numPr>
          <w:ilvl w:val="1"/>
          <w:numId w:val="18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esiste il link </w:t>
      </w:r>
      <w:r w:rsidDel="00000000" w:rsidR="00000000" w:rsidRPr="00000000">
        <w:rPr>
          <w:i w:val="1"/>
          <w:iCs w:val="1"/>
          <w:rtl w:val="0"/>
        </w:rPr>
        <w:t xml:space="preserve">(r, tip): </w:t>
      </w:r>
      <w:r w:rsidDel="00000000" w:rsidR="00000000" w:rsidRPr="00000000">
        <w:rPr>
          <w:i w:val="1"/>
          <w:iCs w:val="1"/>
          <w:rtl w:val="0"/>
        </w:rPr>
        <w:t xml:space="preserve">ris_tip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7">
      <w:pPr>
        <w:numPr>
          <w:ilvl w:val="1"/>
          <w:numId w:val="18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deve esistere almeno un altro link </w:t>
      </w:r>
      <w:r w:rsidDel="00000000" w:rsidR="00000000" w:rsidRPr="00000000">
        <w:rPr>
          <w:i w:val="1"/>
          <w:iCs w:val="1"/>
          <w:rtl w:val="0"/>
        </w:rPr>
        <w:t xml:space="preserve">(r, tip’): </w:t>
      </w:r>
      <w:r w:rsidDel="00000000" w:rsidR="00000000" w:rsidRPr="00000000">
        <w:rPr>
          <w:i w:val="1"/>
          <w:iCs w:val="1"/>
          <w:rtl w:val="0"/>
        </w:rPr>
        <w:t xml:space="preserve">ris_tip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  tip’: </w:t>
      </w:r>
      <w:r w:rsidDel="00000000" w:rsidR="00000000" w:rsidRPr="00000000">
        <w:rPr>
          <w:i w:val="1"/>
          <w:iCs w:val="1"/>
          <w:rtl w:val="0"/>
        </w:rPr>
        <w:t xml:space="preserve">TipoCucina,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tip ≠ tip’</w:t>
      </w:r>
    </w:p>
    <w:p w:rsidR="00000000" w:rsidDel="00000000" w:rsidP="00000000" w:rsidRDefault="00000000" w:rsidRPr="00000000" w14:paraId="000001D8">
      <w:pPr>
        <w:numPr>
          <w:ilvl w:val="0"/>
          <w:numId w:val="18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post-condizioni:</w:t>
      </w:r>
    </w:p>
    <w:p w:rsidR="00000000" w:rsidDel="00000000" w:rsidP="00000000" w:rsidRDefault="00000000" w:rsidRPr="00000000" w14:paraId="000001D9">
      <w:pPr>
        <w:numPr>
          <w:ilvl w:val="1"/>
          <w:numId w:val="18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viene eliminato il link </w:t>
      </w:r>
      <w:r w:rsidDel="00000000" w:rsidR="00000000" w:rsidRPr="00000000">
        <w:rPr>
          <w:i w:val="1"/>
          <w:iCs w:val="1"/>
          <w:rtl w:val="0"/>
        </w:rPr>
        <w:t xml:space="preserve">(r, tip): </w:t>
      </w:r>
      <w:r w:rsidDel="00000000" w:rsidR="00000000" w:rsidRPr="00000000">
        <w:rPr>
          <w:i w:val="1"/>
          <w:iCs w:val="1"/>
          <w:rtl w:val="0"/>
        </w:rPr>
        <w:t xml:space="preserve">ris_tip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3"/>
        <w:rPr/>
      </w:pPr>
      <w:bookmarkStart w:colFirst="0" w:colLast="0" w:name="_q6jfvs0cz67" w:id="46"/>
      <w:bookmarkEnd w:id="46"/>
      <w:r w:rsidDel="00000000" w:rsidR="00000000" w:rsidRPr="00000000">
        <w:rPr>
          <w:b w:val="1"/>
          <w:bCs w:val="1"/>
          <w:color w:val="000000"/>
          <w:rtl w:val="0"/>
        </w:rPr>
        <w:t xml:space="preserve">1.5.5. Specifica dello use-case </w:t>
      </w:r>
      <w:hyperlink w:anchor="_a2d96imms2tc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Statistiche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671594832"/>
          <w:dropDownList w:lastValue="pronto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000000"/>
              <w:shd w:fill="78fb73" w:val="clear"/>
            </w:rPr>
            <w:t xml:space="preserve">pronto</w:t>
          </w:r>
        </w:sdtContent>
      </w:sdt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D">
      <w:pPr>
        <w:jc w:val="right"/>
        <w:rPr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Chiara Macciocchi</w:t>
        </w:r>
      </w:hyperlink>
      <w:r w:rsidDel="00000000" w:rsidR="00000000" w:rsidRPr="00000000">
        <w:rPr>
          <w:rtl w:val="0"/>
        </w:rPr>
        <w:t xml:space="preserve"> 🙂 </w:t>
      </w:r>
    </w:p>
    <w:p w:rsidR="00000000" w:rsidDel="00000000" w:rsidP="00000000" w:rsidRDefault="00000000" w:rsidRPr="00000000" w14:paraId="000001DE">
      <w:pPr>
        <w:pStyle w:val="Heading4"/>
        <w:spacing w:after="0" w:before="0" w:lineRule="auto"/>
        <w:rPr>
          <w:b w:val="1"/>
          <w:bCs w:val="1"/>
          <w:color w:val="000000"/>
        </w:rPr>
      </w:pPr>
      <w:bookmarkStart w:colFirst="0" w:colLast="0" w:name="_mehu2bp1g07h" w:id="47"/>
      <w:bookmarkEnd w:id="47"/>
      <w:r w:rsidDel="00000000" w:rsidR="00000000" w:rsidRPr="00000000">
        <w:rPr>
          <w:b w:val="1"/>
          <w:bCs w:val="1"/>
          <w:color w:val="000000"/>
          <w:rtl w:val="0"/>
        </w:rPr>
        <w:t xml:space="preserve">num_prenotazioni_ristorante_nel_periodo(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ind w:left="50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r:</w:t>
      </w:r>
      <w:r w:rsidDel="00000000" w:rsidR="00000000" w:rsidRPr="00000000">
        <w:rPr>
          <w:sz w:val="26"/>
          <w:szCs w:val="26"/>
          <w:rtl w:val="0"/>
        </w:rPr>
        <w:t xml:space="preserve"> Ristorante,  </w:t>
      </w:r>
    </w:p>
    <w:p w:rsidR="00000000" w:rsidDel="00000000" w:rsidP="00000000" w:rsidRDefault="00000000" w:rsidRPr="00000000" w14:paraId="000001E0">
      <w:pPr>
        <w:ind w:left="50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d_iniz</w:t>
      </w:r>
      <w:r w:rsidDel="00000000" w:rsidR="00000000" w:rsidRPr="00000000">
        <w:rPr>
          <w:sz w:val="26"/>
          <w:szCs w:val="26"/>
          <w:rtl w:val="0"/>
        </w:rPr>
        <w:t xml:space="preserve"> : </w:t>
      </w:r>
      <w:r w:rsidDel="00000000" w:rsidR="00000000" w:rsidRPr="00000000">
        <w:rPr>
          <w:sz w:val="26"/>
          <w:szCs w:val="26"/>
          <w:rtl w:val="0"/>
        </w:rPr>
        <w:t xml:space="preserve">DataOra,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E1">
      <w:pPr>
        <w:ind w:left="50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d_fine : </w:t>
      </w:r>
      <w:r w:rsidDel="00000000" w:rsidR="00000000" w:rsidRPr="00000000">
        <w:rPr>
          <w:sz w:val="26"/>
          <w:szCs w:val="26"/>
          <w:rtl w:val="0"/>
        </w:rPr>
        <w:t xml:space="preserve">DataOra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ind w:left="50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) : Intero&gt;=0</w:t>
      </w:r>
    </w:p>
    <w:p w:rsidR="00000000" w:rsidDel="00000000" w:rsidP="00000000" w:rsidRDefault="00000000" w:rsidRPr="00000000" w14:paraId="000001E3">
      <w:pPr>
        <w:spacing w:line="240" w:lineRule="auto"/>
        <w:rPr/>
      </w:pPr>
      <w:sdt>
        <w:sdtPr>
          <w:alias w:val="Prof"/>
          <w:id w:val="-1077199615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dato un ristorante, calcolare quante prenotazioni ha ricevuto il ristorante in quel periodo</w:t>
      </w:r>
    </w:p>
    <w:p w:rsidR="00000000" w:rsidDel="00000000" w:rsidP="00000000" w:rsidRDefault="00000000" w:rsidRPr="00000000" w14:paraId="000001E5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precondizioni: 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          </w:t>
      </w:r>
      <w:r w:rsidDel="00000000" w:rsidR="00000000" w:rsidRPr="00000000">
        <w:rPr>
          <w:rtl w:val="0"/>
        </w:rPr>
        <w:t xml:space="preserve">d_fine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rtl w:val="0"/>
        </w:rPr>
        <w:t xml:space="preserve">d_iniz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postcondizioni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1E8">
      <w:pPr>
        <w:numPr>
          <w:ilvl w:val="1"/>
          <w:numId w:val="43"/>
        </w:numPr>
        <w:ind w:left="1440" w:hanging="360"/>
      </w:pPr>
      <w:r w:rsidDel="00000000" w:rsidR="00000000" w:rsidRPr="00000000">
        <w:rPr>
          <w:rtl w:val="0"/>
        </w:rPr>
        <w:t xml:space="preserve">l’operazione non modifica il livello estensionale degli oggetti</w:t>
      </w:r>
    </w:p>
    <w:p w:rsidR="00000000" w:rsidDel="00000000" w:rsidP="00000000" w:rsidRDefault="00000000" w:rsidRPr="00000000" w14:paraId="000001E9">
      <w:pPr>
        <w:numPr>
          <w:ilvl w:val="1"/>
          <w:numId w:val="43"/>
        </w:numPr>
        <w:ind w:left="1440" w:hanging="360"/>
      </w:pPr>
      <w:r w:rsidDel="00000000" w:rsidR="00000000" w:rsidRPr="00000000">
        <w:rPr>
          <w:rtl w:val="0"/>
        </w:rPr>
        <w:t xml:space="preserve">Il risultato result è così definito:</w:t>
      </w:r>
    </w:p>
    <w:p w:rsidR="00000000" w:rsidDel="00000000" w:rsidP="00000000" w:rsidRDefault="00000000" w:rsidRPr="00000000" w14:paraId="000001EA">
      <w:pPr>
        <w:numPr>
          <w:ilvl w:val="2"/>
          <w:numId w:val="43"/>
        </w:numPr>
        <w:ind w:left="2160" w:hanging="360"/>
      </w:pPr>
      <w:r w:rsidDel="00000000" w:rsidR="00000000" w:rsidRPr="00000000">
        <w:rPr>
          <w:rtl w:val="0"/>
        </w:rPr>
        <w:t xml:space="preserve">Sia P l’insieme degli oggetti p:Prenotazione tali che</w:t>
      </w:r>
    </w:p>
    <w:p w:rsidR="00000000" w:rsidDel="00000000" w:rsidP="00000000" w:rsidRDefault="00000000" w:rsidRPr="00000000" w14:paraId="000001EB">
      <w:pPr>
        <w:numPr>
          <w:ilvl w:val="3"/>
          <w:numId w:val="43"/>
        </w:numPr>
        <w:ind w:left="2880" w:hanging="360"/>
      </w:pPr>
      <w:r w:rsidDel="00000000" w:rsidR="00000000" w:rsidRPr="00000000">
        <w:rPr>
          <w:rtl w:val="0"/>
        </w:rPr>
        <w:t xml:space="preserve">esiste il link </w:t>
      </w:r>
      <w:r w:rsidDel="00000000" w:rsidR="00000000" w:rsidRPr="00000000">
        <w:rPr>
          <w:rtl w:val="0"/>
        </w:rPr>
        <w:t xml:space="preserve">(r,p):ris_pren</w:t>
      </w:r>
      <w:r w:rsidDel="00000000" w:rsidR="00000000" w:rsidRPr="00000000">
        <w:rPr>
          <w:rtl w:val="0"/>
        </w:rPr>
        <w:t xml:space="preserve"> AND</w:t>
      </w:r>
    </w:p>
    <w:p w:rsidR="00000000" w:rsidDel="00000000" w:rsidP="00000000" w:rsidRDefault="00000000" w:rsidRPr="00000000" w14:paraId="000001EC">
      <w:pPr>
        <w:numPr>
          <w:ilvl w:val="3"/>
          <w:numId w:val="43"/>
        </w:numPr>
        <w:ind w:left="2880" w:hanging="360"/>
      </w:pPr>
      <w:r w:rsidDel="00000000" w:rsidR="00000000" w:rsidRPr="00000000">
        <w:rPr>
          <w:rtl w:val="0"/>
        </w:rPr>
        <w:t xml:space="preserve">d_iniz &lt;= </w:t>
      </w:r>
      <w:r w:rsidDel="00000000" w:rsidR="00000000" w:rsidRPr="00000000">
        <w:rPr>
          <w:rtl w:val="0"/>
        </w:rPr>
        <w:t xml:space="preserve">p.data_ora_prenotata</w:t>
      </w:r>
      <w:r w:rsidDel="00000000" w:rsidR="00000000" w:rsidRPr="00000000">
        <w:rPr>
          <w:rtl w:val="0"/>
        </w:rPr>
        <w:t xml:space="preserve"> &lt;= d_fine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numPr>
          <w:ilvl w:val="2"/>
          <w:numId w:val="43"/>
        </w:numPr>
        <w:ind w:left="2160" w:hanging="360"/>
      </w:pPr>
      <w:r w:rsidDel="00000000" w:rsidR="00000000" w:rsidRPr="00000000">
        <w:rPr>
          <w:rtl w:val="0"/>
        </w:rPr>
        <w:t xml:space="preserve">Sia result il numero di elementi di P (cardinalità di P, |P|)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-714590667"/>
          <w:dropDownList w:lastValue="pronto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000000"/>
              <w:shd w:fill="78fb73" w:val="clear"/>
            </w:rPr>
            <w:t xml:space="preserve">pronto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jc w:val="right"/>
        <w:rPr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Chiara Macciocchi</w:t>
        </w:r>
      </w:hyperlink>
      <w:r w:rsidDel="00000000" w:rsidR="00000000" w:rsidRPr="00000000">
        <w:rPr>
          <w:rtl w:val="0"/>
        </w:rPr>
        <w:t xml:space="preserve"> 🙂</w:t>
      </w:r>
    </w:p>
    <w:p w:rsidR="00000000" w:rsidDel="00000000" w:rsidP="00000000" w:rsidRDefault="00000000" w:rsidRPr="00000000" w14:paraId="000001F1">
      <w:pPr>
        <w:pStyle w:val="Heading4"/>
        <w:spacing w:after="0" w:before="0" w:lineRule="auto"/>
        <w:rPr>
          <w:b w:val="1"/>
          <w:bCs w:val="1"/>
          <w:color w:val="000000"/>
        </w:rPr>
      </w:pPr>
      <w:bookmarkStart w:colFirst="0" w:colLast="0" w:name="_xrh5wvoc98wg" w:id="48"/>
      <w:bookmarkEnd w:id="48"/>
      <w:r w:rsidDel="00000000" w:rsidR="00000000" w:rsidRPr="00000000">
        <w:rPr>
          <w:b w:val="1"/>
          <w:bCs w:val="1"/>
          <w:color w:val="000000"/>
          <w:rtl w:val="0"/>
        </w:rPr>
        <w:t xml:space="preserve">num_prenot_accettate_ristorante_nel_periodo(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ind w:left="50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r: Ristorante, </w:t>
      </w:r>
    </w:p>
    <w:p w:rsidR="00000000" w:rsidDel="00000000" w:rsidP="00000000" w:rsidRDefault="00000000" w:rsidRPr="00000000" w14:paraId="000001F3">
      <w:pPr>
        <w:ind w:left="50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d_iniz</w:t>
      </w:r>
      <w:r w:rsidDel="00000000" w:rsidR="00000000" w:rsidRPr="00000000">
        <w:rPr>
          <w:sz w:val="24"/>
          <w:szCs w:val="24"/>
          <w:rtl w:val="0"/>
        </w:rPr>
        <w:t xml:space="preserve"> : </w:t>
      </w:r>
      <w:r w:rsidDel="00000000" w:rsidR="00000000" w:rsidRPr="00000000">
        <w:rPr>
          <w:sz w:val="24"/>
          <w:szCs w:val="24"/>
          <w:rtl w:val="0"/>
        </w:rPr>
        <w:t xml:space="preserve">DataOra,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4">
      <w:pPr>
        <w:ind w:left="50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d_fine : </w:t>
      </w:r>
      <w:r w:rsidDel="00000000" w:rsidR="00000000" w:rsidRPr="00000000">
        <w:rPr>
          <w:sz w:val="24"/>
          <w:szCs w:val="24"/>
          <w:rtl w:val="0"/>
        </w:rPr>
        <w:t xml:space="preserve">DataOra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ind w:left="50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: Intero&gt;=0</w:t>
      </w:r>
    </w:p>
    <w:p w:rsidR="00000000" w:rsidDel="00000000" w:rsidP="00000000" w:rsidRDefault="00000000" w:rsidRPr="00000000" w14:paraId="000001F6">
      <w:pPr>
        <w:spacing w:line="240" w:lineRule="auto"/>
        <w:rPr>
          <w:sz w:val="26"/>
          <w:szCs w:val="26"/>
        </w:rPr>
      </w:pPr>
      <w:sdt>
        <w:sdtPr>
          <w:alias w:val="Prof"/>
          <w:id w:val="2024204276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dato un ristorante calcolare il numero di prenotazioni accettate da quel ristorante nel periodo indicato</w:t>
      </w:r>
    </w:p>
    <w:p w:rsidR="00000000" w:rsidDel="00000000" w:rsidP="00000000" w:rsidRDefault="00000000" w:rsidRPr="00000000" w14:paraId="000001F8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precondizioni: </w:t>
      </w:r>
      <w:r w:rsidDel="00000000" w:rsidR="00000000" w:rsidRPr="00000000">
        <w:rPr>
          <w:rtl w:val="0"/>
        </w:rPr>
        <w:t xml:space="preserve">d_fine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rtl w:val="0"/>
        </w:rPr>
        <w:t xml:space="preserve">d_iniz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postcondizioni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A">
      <w:pPr>
        <w:numPr>
          <w:ilvl w:val="1"/>
          <w:numId w:val="37"/>
        </w:numPr>
        <w:ind w:left="1440" w:hanging="360"/>
      </w:pPr>
      <w:r w:rsidDel="00000000" w:rsidR="00000000" w:rsidRPr="00000000">
        <w:rPr>
          <w:rtl w:val="0"/>
        </w:rPr>
        <w:t xml:space="preserve">l’operazione non modifica il livello estensionale degli oggetti</w:t>
      </w:r>
    </w:p>
    <w:p w:rsidR="00000000" w:rsidDel="00000000" w:rsidP="00000000" w:rsidRDefault="00000000" w:rsidRPr="00000000" w14:paraId="000001FB">
      <w:pPr>
        <w:numPr>
          <w:ilvl w:val="1"/>
          <w:numId w:val="37"/>
        </w:numPr>
        <w:ind w:left="1440" w:hanging="360"/>
      </w:pPr>
      <w:r w:rsidDel="00000000" w:rsidR="00000000" w:rsidRPr="00000000">
        <w:rPr>
          <w:rtl w:val="0"/>
        </w:rPr>
        <w:t xml:space="preserve">Il risultato result è così definito:</w:t>
      </w:r>
    </w:p>
    <w:p w:rsidR="00000000" w:rsidDel="00000000" w:rsidP="00000000" w:rsidRDefault="00000000" w:rsidRPr="00000000" w14:paraId="000001FC">
      <w:pPr>
        <w:numPr>
          <w:ilvl w:val="2"/>
          <w:numId w:val="37"/>
        </w:numPr>
        <w:ind w:left="2160" w:hanging="360"/>
      </w:pPr>
      <w:r w:rsidDel="00000000" w:rsidR="00000000" w:rsidRPr="00000000">
        <w:rPr>
          <w:rtl w:val="0"/>
        </w:rPr>
        <w:t xml:space="preserve">Sia P l’insieme degli oggetti p:Accettata tali che </w:t>
      </w:r>
    </w:p>
    <w:p w:rsidR="00000000" w:rsidDel="00000000" w:rsidP="00000000" w:rsidRDefault="00000000" w:rsidRPr="00000000" w14:paraId="000001FD">
      <w:pPr>
        <w:numPr>
          <w:ilvl w:val="3"/>
          <w:numId w:val="37"/>
        </w:numPr>
        <w:ind w:left="2880" w:hanging="360"/>
      </w:pPr>
      <w:r w:rsidDel="00000000" w:rsidR="00000000" w:rsidRPr="00000000">
        <w:rPr>
          <w:rtl w:val="0"/>
        </w:rPr>
        <w:t xml:space="preserve">esiste il link </w:t>
      </w:r>
      <w:r w:rsidDel="00000000" w:rsidR="00000000" w:rsidRPr="00000000">
        <w:rPr>
          <w:rtl w:val="0"/>
        </w:rPr>
        <w:t xml:space="preserve">(r,p):ris_pren</w:t>
      </w:r>
      <w:r w:rsidDel="00000000" w:rsidR="00000000" w:rsidRPr="00000000">
        <w:rPr>
          <w:rtl w:val="0"/>
        </w:rPr>
        <w:t xml:space="preserve"> AND </w:t>
      </w:r>
    </w:p>
    <w:p w:rsidR="00000000" w:rsidDel="00000000" w:rsidP="00000000" w:rsidRDefault="00000000" w:rsidRPr="00000000" w14:paraId="000001FE">
      <w:pPr>
        <w:numPr>
          <w:ilvl w:val="3"/>
          <w:numId w:val="37"/>
        </w:numPr>
        <w:ind w:left="2880" w:hanging="360"/>
      </w:pPr>
      <w:r w:rsidDel="00000000" w:rsidR="00000000" w:rsidRPr="00000000">
        <w:rPr>
          <w:rtl w:val="0"/>
        </w:rPr>
        <w:t xml:space="preserve">d_iniz &lt;= </w:t>
      </w:r>
      <w:r w:rsidDel="00000000" w:rsidR="00000000" w:rsidRPr="00000000">
        <w:rPr>
          <w:rtl w:val="0"/>
        </w:rPr>
        <w:t xml:space="preserve">p.data_ora_prenotata</w:t>
      </w:r>
      <w:r w:rsidDel="00000000" w:rsidR="00000000" w:rsidRPr="00000000">
        <w:rPr>
          <w:rtl w:val="0"/>
        </w:rPr>
        <w:t xml:space="preserve"> &lt;= d_fine</w:t>
      </w:r>
    </w:p>
    <w:p w:rsidR="00000000" w:rsidDel="00000000" w:rsidP="00000000" w:rsidRDefault="00000000" w:rsidRPr="00000000" w14:paraId="000001FF">
      <w:pPr>
        <w:numPr>
          <w:ilvl w:val="2"/>
          <w:numId w:val="37"/>
        </w:numPr>
        <w:ind w:left="2160" w:hanging="360"/>
      </w:pPr>
      <w:r w:rsidDel="00000000" w:rsidR="00000000" w:rsidRPr="00000000">
        <w:rPr>
          <w:rtl w:val="0"/>
        </w:rPr>
        <w:t xml:space="preserve">Sia result il numero di elementi di P (cardinalità di P, |P|)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-431643106"/>
          <w:dropDownList w:lastValue="pronto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000000"/>
              <w:shd w:fill="78fb73" w:val="clear"/>
            </w:rPr>
            <w:t xml:space="preserve">pronto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jc w:val="right"/>
        <w:rPr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Chiara Macciocchi</w:t>
        </w:r>
      </w:hyperlink>
      <w:r w:rsidDel="00000000" w:rsidR="00000000" w:rsidRPr="00000000">
        <w:rPr>
          <w:rtl w:val="0"/>
        </w:rPr>
        <w:t xml:space="preserve"> 🙂</w:t>
      </w:r>
    </w:p>
    <w:p w:rsidR="00000000" w:rsidDel="00000000" w:rsidP="00000000" w:rsidRDefault="00000000" w:rsidRPr="00000000" w14:paraId="00000203">
      <w:pPr>
        <w:pStyle w:val="Heading4"/>
        <w:spacing w:after="0" w:before="0" w:lineRule="auto"/>
        <w:rPr>
          <w:b w:val="1"/>
          <w:bCs w:val="1"/>
          <w:color w:val="000000"/>
        </w:rPr>
      </w:pPr>
      <w:bookmarkStart w:colFirst="0" w:colLast="0" w:name="_vd2kw4oyikja" w:id="49"/>
      <w:bookmarkEnd w:id="49"/>
      <w:r w:rsidDel="00000000" w:rsidR="00000000" w:rsidRPr="00000000">
        <w:rPr>
          <w:b w:val="1"/>
          <w:bCs w:val="1"/>
          <w:color w:val="000000"/>
          <w:rtl w:val="0"/>
        </w:rPr>
        <w:t xml:space="preserve">num_prenot_rifiutate_ristorante_nel_periodo(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ind w:left="43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r: Ristorante, </w:t>
      </w:r>
    </w:p>
    <w:p w:rsidR="00000000" w:rsidDel="00000000" w:rsidP="00000000" w:rsidRDefault="00000000" w:rsidRPr="00000000" w14:paraId="00000205">
      <w:pPr>
        <w:ind w:left="43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d_iniz</w:t>
      </w:r>
      <w:r w:rsidDel="00000000" w:rsidR="00000000" w:rsidRPr="00000000">
        <w:rPr>
          <w:sz w:val="24"/>
          <w:szCs w:val="24"/>
          <w:rtl w:val="0"/>
        </w:rPr>
        <w:t xml:space="preserve"> : </w:t>
      </w:r>
      <w:r w:rsidDel="00000000" w:rsidR="00000000" w:rsidRPr="00000000">
        <w:rPr>
          <w:sz w:val="24"/>
          <w:szCs w:val="24"/>
          <w:rtl w:val="0"/>
        </w:rPr>
        <w:t xml:space="preserve">DataOra,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6">
      <w:pPr>
        <w:ind w:left="43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d_fine : </w:t>
      </w:r>
      <w:r w:rsidDel="00000000" w:rsidR="00000000" w:rsidRPr="00000000">
        <w:rPr>
          <w:sz w:val="24"/>
          <w:szCs w:val="24"/>
          <w:rtl w:val="0"/>
        </w:rPr>
        <w:t xml:space="preserve">DataOra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ind w:left="43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: Intero&gt;=0</w:t>
      </w:r>
    </w:p>
    <w:p w:rsidR="00000000" w:rsidDel="00000000" w:rsidP="00000000" w:rsidRDefault="00000000" w:rsidRPr="00000000" w14:paraId="00000208">
      <w:pPr>
        <w:spacing w:line="240" w:lineRule="auto"/>
        <w:rPr/>
      </w:pPr>
      <w:sdt>
        <w:sdtPr>
          <w:alias w:val="Prof"/>
          <w:id w:val="2130695827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dato un ristorante calcolare il numero di prenotazioni rifiutate da quel ristorante nel periodo indicato</w:t>
      </w:r>
    </w:p>
    <w:p w:rsidR="00000000" w:rsidDel="00000000" w:rsidP="00000000" w:rsidRDefault="00000000" w:rsidRPr="00000000" w14:paraId="0000020A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precondizioni: </w:t>
      </w:r>
      <w:r w:rsidDel="00000000" w:rsidR="00000000" w:rsidRPr="00000000">
        <w:rPr>
          <w:rtl w:val="0"/>
        </w:rPr>
        <w:t xml:space="preserve">d_fine</w:t>
      </w:r>
      <w:r w:rsidDel="00000000" w:rsidR="00000000" w:rsidRPr="00000000">
        <w:rPr>
          <w:rtl w:val="0"/>
        </w:rPr>
        <w:t xml:space="preserve"> &gt;  </w:t>
      </w:r>
      <w:r w:rsidDel="00000000" w:rsidR="00000000" w:rsidRPr="00000000">
        <w:rPr>
          <w:rtl w:val="0"/>
        </w:rPr>
        <w:t xml:space="preserve">d_iniz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postcondizioni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C">
      <w:pPr>
        <w:numPr>
          <w:ilvl w:val="1"/>
          <w:numId w:val="31"/>
        </w:numPr>
        <w:ind w:left="1440" w:hanging="360"/>
      </w:pPr>
      <w:r w:rsidDel="00000000" w:rsidR="00000000" w:rsidRPr="00000000">
        <w:rPr>
          <w:rtl w:val="0"/>
        </w:rPr>
        <w:t xml:space="preserve">l’operazione non modifica il livello estensionale degli oggetti</w:t>
      </w:r>
    </w:p>
    <w:p w:rsidR="00000000" w:rsidDel="00000000" w:rsidP="00000000" w:rsidRDefault="00000000" w:rsidRPr="00000000" w14:paraId="0000020D">
      <w:pPr>
        <w:numPr>
          <w:ilvl w:val="1"/>
          <w:numId w:val="31"/>
        </w:numPr>
        <w:ind w:left="1440" w:hanging="360"/>
      </w:pPr>
      <w:r w:rsidDel="00000000" w:rsidR="00000000" w:rsidRPr="00000000">
        <w:rPr>
          <w:rtl w:val="0"/>
        </w:rPr>
        <w:t xml:space="preserve">Il risultato result è così definito:</w:t>
      </w:r>
    </w:p>
    <w:p w:rsidR="00000000" w:rsidDel="00000000" w:rsidP="00000000" w:rsidRDefault="00000000" w:rsidRPr="00000000" w14:paraId="0000020E">
      <w:pPr>
        <w:numPr>
          <w:ilvl w:val="2"/>
          <w:numId w:val="31"/>
        </w:numPr>
        <w:ind w:left="2160" w:hanging="360"/>
      </w:pPr>
      <w:r w:rsidDel="00000000" w:rsidR="00000000" w:rsidRPr="00000000">
        <w:rPr>
          <w:rtl w:val="0"/>
        </w:rPr>
        <w:t xml:space="preserve">Sia P l’insieme degli oggetti p:Rifiutata tali che </w:t>
      </w:r>
    </w:p>
    <w:p w:rsidR="00000000" w:rsidDel="00000000" w:rsidP="00000000" w:rsidRDefault="00000000" w:rsidRPr="00000000" w14:paraId="0000020F">
      <w:pPr>
        <w:numPr>
          <w:ilvl w:val="3"/>
          <w:numId w:val="31"/>
        </w:numPr>
        <w:ind w:left="2880" w:hanging="360"/>
      </w:pPr>
      <w:r w:rsidDel="00000000" w:rsidR="00000000" w:rsidRPr="00000000">
        <w:rPr>
          <w:rtl w:val="0"/>
        </w:rPr>
        <w:t xml:space="preserve">esiste il link </w:t>
      </w:r>
      <w:r w:rsidDel="00000000" w:rsidR="00000000" w:rsidRPr="00000000">
        <w:rPr>
          <w:rtl w:val="0"/>
        </w:rPr>
        <w:t xml:space="preserve">(r,p):ris_pren</w:t>
      </w:r>
      <w:r w:rsidDel="00000000" w:rsidR="00000000" w:rsidRPr="00000000">
        <w:rPr>
          <w:rtl w:val="0"/>
        </w:rPr>
        <w:t xml:space="preserve"> AND </w:t>
      </w:r>
    </w:p>
    <w:p w:rsidR="00000000" w:rsidDel="00000000" w:rsidP="00000000" w:rsidRDefault="00000000" w:rsidRPr="00000000" w14:paraId="00000210">
      <w:pPr>
        <w:numPr>
          <w:ilvl w:val="3"/>
          <w:numId w:val="31"/>
        </w:numPr>
        <w:ind w:left="2880" w:hanging="360"/>
      </w:pPr>
      <w:r w:rsidDel="00000000" w:rsidR="00000000" w:rsidRPr="00000000">
        <w:rPr>
          <w:rtl w:val="0"/>
        </w:rPr>
        <w:t xml:space="preserve">d_iniz &lt;= </w:t>
      </w:r>
      <w:r w:rsidDel="00000000" w:rsidR="00000000" w:rsidRPr="00000000">
        <w:rPr>
          <w:rtl w:val="0"/>
        </w:rPr>
        <w:t xml:space="preserve">p.data_ora_prenotata</w:t>
      </w:r>
      <w:r w:rsidDel="00000000" w:rsidR="00000000" w:rsidRPr="00000000">
        <w:rPr>
          <w:color w:val="990000"/>
          <w:rtl w:val="0"/>
        </w:rPr>
        <w:t xml:space="preserve"> </w:t>
      </w:r>
      <w:r w:rsidDel="00000000" w:rsidR="00000000" w:rsidRPr="00000000">
        <w:rPr>
          <w:rtl w:val="0"/>
        </w:rPr>
        <w:t xml:space="preserve">&lt;= d_fine</w:t>
      </w:r>
    </w:p>
    <w:p w:rsidR="00000000" w:rsidDel="00000000" w:rsidP="00000000" w:rsidRDefault="00000000" w:rsidRPr="00000000" w14:paraId="00000211">
      <w:pPr>
        <w:numPr>
          <w:ilvl w:val="2"/>
          <w:numId w:val="31"/>
        </w:numPr>
        <w:ind w:left="2160" w:hanging="360"/>
      </w:pPr>
      <w:r w:rsidDel="00000000" w:rsidR="00000000" w:rsidRPr="00000000">
        <w:rPr>
          <w:rtl w:val="0"/>
        </w:rPr>
        <w:t xml:space="preserve">Sia result il numero di elementi di P (cardinalità di P, |P|)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1627410676"/>
          <w:dropDownList w:lastValue="pronto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000000"/>
              <w:shd w:fill="78fb73" w:val="clear"/>
            </w:rPr>
            <w:t xml:space="preserve">pronto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jc w:val="right"/>
        <w:rPr/>
      </w:pPr>
      <w:r w:rsidDel="00000000" w:rsidR="00000000" w:rsidRPr="00000000">
        <w:rPr>
          <w:color w:val="666666"/>
          <w:rtl w:val="0"/>
        </w:rPr>
        <w:t xml:space="preserve">Mattia 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mattocono@gmail.com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line="276" w:lineRule="auto"/>
        <w:rPr/>
      </w:pPr>
      <w:r w:rsidDel="00000000" w:rsidR="00000000" w:rsidRPr="00000000">
        <w:rPr>
          <w:b w:val="1"/>
          <w:bCs w:val="1"/>
          <w:color w:val="38761d"/>
          <w:sz w:val="26"/>
          <w:szCs w:val="26"/>
          <w:rtl w:val="0"/>
        </w:rPr>
        <w:t xml:space="preserve">Versione modificata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4"/>
        <w:spacing w:after="0" w:before="0" w:lineRule="auto"/>
        <w:rPr>
          <w:b w:val="1"/>
          <w:bCs w:val="1"/>
          <w:color w:val="000000"/>
        </w:rPr>
      </w:pPr>
      <w:bookmarkStart w:colFirst="0" w:colLast="0" w:name="_zdvhhudlp7zt" w:id="50"/>
      <w:bookmarkEnd w:id="50"/>
      <w:r w:rsidDel="00000000" w:rsidR="00000000" w:rsidRPr="00000000">
        <w:rPr>
          <w:b w:val="1"/>
          <w:bCs w:val="1"/>
          <w:color w:val="000000"/>
          <w:rtl w:val="0"/>
        </w:rPr>
        <w:t xml:space="preserve">num_prenotazioni_effetuate_da cliente_nel_periodo(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ind w:left="57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c: Cliente, </w:t>
      </w:r>
    </w:p>
    <w:p w:rsidR="00000000" w:rsidDel="00000000" w:rsidP="00000000" w:rsidRDefault="00000000" w:rsidRPr="00000000" w14:paraId="00000218">
      <w:pPr>
        <w:ind w:left="57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d_iniz : </w:t>
      </w:r>
      <w:r w:rsidDel="00000000" w:rsidR="00000000" w:rsidRPr="00000000">
        <w:rPr>
          <w:sz w:val="24"/>
          <w:szCs w:val="24"/>
          <w:rtl w:val="0"/>
        </w:rPr>
        <w:t xml:space="preserve">DataOra,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9">
      <w:pPr>
        <w:ind w:left="57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d_fine : </w:t>
      </w:r>
      <w:r w:rsidDel="00000000" w:rsidR="00000000" w:rsidRPr="00000000">
        <w:rPr>
          <w:sz w:val="24"/>
          <w:szCs w:val="24"/>
          <w:rtl w:val="0"/>
        </w:rPr>
        <w:t xml:space="preserve">DataOra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ind w:left="57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: Intero &gt;=0</w:t>
      </w:r>
    </w:p>
    <w:p w:rsidR="00000000" w:rsidDel="00000000" w:rsidP="00000000" w:rsidRDefault="00000000" w:rsidRPr="00000000" w14:paraId="0000021B">
      <w:pPr>
        <w:spacing w:line="240" w:lineRule="auto"/>
        <w:rPr/>
      </w:pPr>
      <w:sdt>
        <w:sdtPr>
          <w:alias w:val="Prof"/>
          <w:id w:val="56544228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z w:val="24"/>
              <w:szCs w:val="24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Dato un cliente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c:Cliente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666666"/>
          <w:rtl w:val="0"/>
        </w:rPr>
        <w:t xml:space="preserve">  il numero di prenotazioni effettuate verso Ristorante e che ha un link  r:Ristorante  ∈ data_inizio&lt;=periodo&lt;=data_fine</w:t>
      </w:r>
    </w:p>
    <w:p w:rsidR="00000000" w:rsidDel="00000000" w:rsidP="00000000" w:rsidRDefault="00000000" w:rsidRPr="00000000" w14:paraId="0000021E">
      <w:pPr>
        <w:numPr>
          <w:ilvl w:val="0"/>
          <w:numId w:val="48"/>
        </w:numPr>
        <w:ind w:left="720" w:hanging="360"/>
      </w:pPr>
      <w:r w:rsidDel="00000000" w:rsidR="00000000" w:rsidRPr="00000000">
        <w:rPr>
          <w:rtl w:val="0"/>
        </w:rPr>
        <w:t xml:space="preserve">Pre Condizioni:</w:t>
      </w:r>
    </w:p>
    <w:p w:rsidR="00000000" w:rsidDel="00000000" w:rsidP="00000000" w:rsidRDefault="00000000" w:rsidRPr="00000000" w14:paraId="0000021F">
      <w:pPr>
        <w:numPr>
          <w:ilvl w:val="1"/>
          <w:numId w:val="48"/>
        </w:numPr>
        <w:ind w:left="1440" w:hanging="360"/>
      </w:pPr>
      <w:r w:rsidDel="00000000" w:rsidR="00000000" w:rsidRPr="00000000">
        <w:rPr>
          <w:rtl w:val="0"/>
        </w:rPr>
        <w:t xml:space="preserve">d_fine &gt; = </w:t>
      </w:r>
      <w:r w:rsidDel="00000000" w:rsidR="00000000" w:rsidRPr="00000000">
        <w:rPr>
          <w:rtl w:val="0"/>
        </w:rPr>
        <w:t xml:space="preserve">d_inizio</w:t>
      </w: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20">
      <w:pPr>
        <w:numPr>
          <w:ilvl w:val="0"/>
          <w:numId w:val="48"/>
        </w:numPr>
        <w:ind w:left="720" w:hanging="360"/>
      </w:pPr>
      <w:r w:rsidDel="00000000" w:rsidR="00000000" w:rsidRPr="00000000">
        <w:rPr>
          <w:rtl w:val="0"/>
        </w:rPr>
        <w:t xml:space="preserve">Post Condizioni:</w:t>
      </w:r>
    </w:p>
    <w:p w:rsidR="00000000" w:rsidDel="00000000" w:rsidP="00000000" w:rsidRDefault="00000000" w:rsidRPr="00000000" w14:paraId="00000221">
      <w:pPr>
        <w:numPr>
          <w:ilvl w:val="1"/>
          <w:numId w:val="48"/>
        </w:numPr>
        <w:ind w:left="1440" w:hanging="360"/>
      </w:pPr>
      <w:r w:rsidDel="00000000" w:rsidR="00000000" w:rsidRPr="00000000">
        <w:rPr>
          <w:rtl w:val="0"/>
        </w:rPr>
        <w:t xml:space="preserve">l'operazione non cambia il livello estensionale dei dati</w:t>
        <w:tab/>
      </w:r>
    </w:p>
    <w:p w:rsidR="00000000" w:rsidDel="00000000" w:rsidP="00000000" w:rsidRDefault="00000000" w:rsidRPr="00000000" w14:paraId="00000222">
      <w:pPr>
        <w:numPr>
          <w:ilvl w:val="1"/>
          <w:numId w:val="48"/>
        </w:numPr>
        <w:ind w:left="1440" w:hanging="360"/>
      </w:pPr>
      <w:r w:rsidDel="00000000" w:rsidR="00000000" w:rsidRPr="00000000">
        <w:rPr>
          <w:rtl w:val="0"/>
        </w:rPr>
        <w:t xml:space="preserve">il risultato sia result definito come l'insieme P p:prenotazione tali che</w:t>
      </w:r>
    </w:p>
    <w:p w:rsidR="00000000" w:rsidDel="00000000" w:rsidP="00000000" w:rsidRDefault="00000000" w:rsidRPr="00000000" w14:paraId="00000223">
      <w:pPr>
        <w:numPr>
          <w:ilvl w:val="2"/>
          <w:numId w:val="48"/>
        </w:numPr>
        <w:ind w:left="2160" w:hanging="360"/>
      </w:pPr>
      <w:r w:rsidDel="00000000" w:rsidR="00000000" w:rsidRPr="00000000">
        <w:rPr>
          <w:rtl w:val="0"/>
        </w:rPr>
        <w:t xml:space="preserve">esiste un link </w:t>
      </w:r>
      <w:r w:rsidDel="00000000" w:rsidR="00000000" w:rsidRPr="00000000">
        <w:rPr>
          <w:rtl w:val="0"/>
        </w:rPr>
        <w:t xml:space="preserve">(c,p):cl_pren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numPr>
          <w:ilvl w:val="2"/>
          <w:numId w:val="48"/>
        </w:numPr>
        <w:ind w:left="2160" w:hanging="360"/>
      </w:pPr>
      <w:r w:rsidDel="00000000" w:rsidR="00000000" w:rsidRPr="00000000">
        <w:rPr>
          <w:rtl w:val="0"/>
        </w:rPr>
        <w:t xml:space="preserve">p.data_inizio </w:t>
      </w:r>
      <w:r w:rsidDel="00000000" w:rsidR="00000000" w:rsidRPr="00000000">
        <w:rPr>
          <w:rtl w:val="0"/>
        </w:rPr>
        <w:t xml:space="preserve">&lt;=p.data_prenotata</w:t>
      </w:r>
      <w:r w:rsidDel="00000000" w:rsidR="00000000" w:rsidRPr="00000000">
        <w:rPr>
          <w:rtl w:val="0"/>
        </w:rPr>
        <w:t xml:space="preserve"> &lt;=p.data_fine</w:t>
      </w:r>
    </w:p>
    <w:p w:rsidR="00000000" w:rsidDel="00000000" w:rsidP="00000000" w:rsidRDefault="00000000" w:rsidRPr="00000000" w14:paraId="00000225">
      <w:pPr>
        <w:ind w:left="1440" w:firstLine="720"/>
        <w:rPr/>
      </w:pPr>
      <w:r w:rsidDel="00000000" w:rsidR="00000000" w:rsidRPr="00000000">
        <w:rPr>
          <w:rtl w:val="0"/>
        </w:rPr>
        <w:t xml:space="preserve">result = |P| 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398711189"/>
          <w:dropDownList w:lastValue="pronto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000000"/>
              <w:shd w:fill="78fb73" w:val="clear"/>
            </w:rPr>
            <w:t xml:space="preserve">pronto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jc w:val="right"/>
        <w:rPr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Esubalew Grappasonni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A">
      <w:pPr>
        <w:pStyle w:val="Heading4"/>
        <w:spacing w:after="0" w:before="0" w:lineRule="auto"/>
        <w:rPr>
          <w:b w:val="1"/>
          <w:bCs w:val="1"/>
          <w:color w:val="000000"/>
        </w:rPr>
      </w:pPr>
      <w:bookmarkStart w:colFirst="0" w:colLast="0" w:name="_kpzjwodx421g" w:id="51"/>
      <w:bookmarkEnd w:id="51"/>
      <w:r w:rsidDel="00000000" w:rsidR="00000000" w:rsidRPr="00000000">
        <w:rPr>
          <w:b w:val="1"/>
          <w:bCs w:val="1"/>
          <w:color w:val="000000"/>
          <w:rtl w:val="0"/>
        </w:rPr>
        <w:t xml:space="preserve">num_prenotazioni_effetuate_da cliente_nel_periodo_nel_ristorante(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ind w:left="648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c: Cliente, </w:t>
      </w:r>
    </w:p>
    <w:p w:rsidR="00000000" w:rsidDel="00000000" w:rsidP="00000000" w:rsidRDefault="00000000" w:rsidRPr="00000000" w14:paraId="0000022C">
      <w:pPr>
        <w:ind w:left="648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r: Ristorante, </w:t>
      </w:r>
    </w:p>
    <w:p w:rsidR="00000000" w:rsidDel="00000000" w:rsidP="00000000" w:rsidRDefault="00000000" w:rsidRPr="00000000" w14:paraId="0000022D">
      <w:pPr>
        <w:ind w:left="648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d_iniz</w:t>
      </w:r>
      <w:r w:rsidDel="00000000" w:rsidR="00000000" w:rsidRPr="00000000">
        <w:rPr>
          <w:sz w:val="24"/>
          <w:szCs w:val="24"/>
          <w:rtl w:val="0"/>
        </w:rPr>
        <w:t xml:space="preserve"> : </w:t>
      </w:r>
      <w:r w:rsidDel="00000000" w:rsidR="00000000" w:rsidRPr="00000000">
        <w:rPr>
          <w:sz w:val="24"/>
          <w:szCs w:val="24"/>
          <w:rtl w:val="0"/>
        </w:rPr>
        <w:t xml:space="preserve">DataOra,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E">
      <w:pPr>
        <w:ind w:left="648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d_fine</w:t>
      </w:r>
      <w:r w:rsidDel="00000000" w:rsidR="00000000" w:rsidRPr="00000000">
        <w:rPr>
          <w:sz w:val="24"/>
          <w:szCs w:val="24"/>
          <w:rtl w:val="0"/>
        </w:rPr>
        <w:t xml:space="preserve"> : </w:t>
      </w:r>
      <w:r w:rsidDel="00000000" w:rsidR="00000000" w:rsidRPr="00000000">
        <w:rPr>
          <w:sz w:val="24"/>
          <w:szCs w:val="24"/>
          <w:rtl w:val="0"/>
        </w:rPr>
        <w:t xml:space="preserve">DataOra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ind w:left="648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: Intero &gt;=0</w:t>
      </w:r>
    </w:p>
    <w:p w:rsidR="00000000" w:rsidDel="00000000" w:rsidP="00000000" w:rsidRDefault="00000000" w:rsidRPr="00000000" w14:paraId="00000230">
      <w:pPr>
        <w:spacing w:line="240" w:lineRule="auto"/>
        <w:rPr>
          <w:sz w:val="26"/>
          <w:szCs w:val="26"/>
        </w:rPr>
      </w:pPr>
      <w:sdt>
        <w:sdtPr>
          <w:alias w:val="Prof"/>
          <w:id w:val="-400630517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Dato un cliente </w:t>
      </w:r>
      <w:r w:rsidDel="00000000" w:rsidR="00000000" w:rsidRPr="00000000">
        <w:rPr>
          <w:rtl w:val="0"/>
        </w:rPr>
        <w:t xml:space="preserve">c:Cliente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 r:Ristorante,</w:t>
      </w:r>
      <w:r w:rsidDel="00000000" w:rsidR="00000000" w:rsidRPr="00000000">
        <w:rPr>
          <w:rtl w:val="0"/>
        </w:rPr>
        <w:t xml:space="preserve"> calcolare il numero di prenotazioni effettuate </w:t>
      </w:r>
      <w:r w:rsidDel="00000000" w:rsidR="00000000" w:rsidRPr="00000000">
        <w:rPr>
          <w:rtl w:val="0"/>
        </w:rPr>
        <w:t xml:space="preserve">da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</w:t>
      </w:r>
      <w:r w:rsidDel="00000000" w:rsidR="00000000" w:rsidRPr="00000000">
        <w:rPr>
          <w:rtl w:val="0"/>
        </w:rPr>
        <w:t xml:space="preserve">:Cliente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presso r:Ristorante</w:t>
      </w:r>
      <w:r w:rsidDel="00000000" w:rsidR="00000000" w:rsidRPr="00000000">
        <w:rPr>
          <w:rtl w:val="0"/>
        </w:rPr>
        <w:t xml:space="preserve"> nel periodo compreso  </w:t>
      </w:r>
      <w:r w:rsidDel="00000000" w:rsidR="00000000" w:rsidRPr="00000000">
        <w:rPr>
          <w:rtl w:val="0"/>
        </w:rPr>
        <w:t xml:space="preserve">d_iniz,</w:t>
      </w:r>
      <w:r w:rsidDel="00000000" w:rsidR="00000000" w:rsidRPr="00000000">
        <w:rPr>
          <w:rtl w:val="0"/>
        </w:rPr>
        <w:t xml:space="preserve"> d_fine compreso gli estremi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numPr>
          <w:ilvl w:val="0"/>
          <w:numId w:val="5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Precondizioni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34">
      <w:pPr>
        <w:numPr>
          <w:ilvl w:val="1"/>
          <w:numId w:val="51"/>
        </w:numPr>
        <w:ind w:left="1440" w:hanging="360"/>
      </w:pPr>
      <w:r w:rsidDel="00000000" w:rsidR="00000000" w:rsidRPr="00000000">
        <w:rPr>
          <w:rtl w:val="0"/>
        </w:rPr>
        <w:t xml:space="preserve">d_fine &gt; </w:t>
      </w:r>
      <w:r w:rsidDel="00000000" w:rsidR="00000000" w:rsidRPr="00000000">
        <w:rPr>
          <w:rtl w:val="0"/>
        </w:rPr>
        <w:t xml:space="preserve">d_inizo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Postcondizioni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36">
      <w:pPr>
        <w:numPr>
          <w:ilvl w:val="1"/>
          <w:numId w:val="51"/>
        </w:numPr>
        <w:ind w:left="1440" w:hanging="360"/>
      </w:pPr>
      <w:r w:rsidDel="00000000" w:rsidR="00000000" w:rsidRPr="00000000">
        <w:rPr>
          <w:rtl w:val="0"/>
        </w:rPr>
        <w:t xml:space="preserve">L’operazione non modifica il livello estensionale degli oggetti</w:t>
        <w:br w:type="textWrapping"/>
        <w:t xml:space="preserve">Il risultato result è definito come segue:</w:t>
      </w:r>
    </w:p>
    <w:p w:rsidR="00000000" w:rsidDel="00000000" w:rsidP="00000000" w:rsidRDefault="00000000" w:rsidRPr="00000000" w14:paraId="00000237">
      <w:pPr>
        <w:numPr>
          <w:ilvl w:val="2"/>
          <w:numId w:val="51"/>
        </w:numPr>
        <w:ind w:left="2160" w:hanging="360"/>
      </w:pPr>
      <w:r w:rsidDel="00000000" w:rsidR="00000000" w:rsidRPr="00000000">
        <w:rPr>
          <w:rtl w:val="0"/>
        </w:rPr>
        <w:t xml:space="preserve">Sia P l’insieme degli oggetti p: Prenotazione tali che:</w:t>
      </w:r>
    </w:p>
    <w:p w:rsidR="00000000" w:rsidDel="00000000" w:rsidP="00000000" w:rsidRDefault="00000000" w:rsidRPr="00000000" w14:paraId="00000238">
      <w:pPr>
        <w:numPr>
          <w:ilvl w:val="4"/>
          <w:numId w:val="51"/>
        </w:numPr>
        <w:ind w:left="3600" w:hanging="360"/>
      </w:pPr>
      <w:r w:rsidDel="00000000" w:rsidR="00000000" w:rsidRPr="00000000">
        <w:rPr>
          <w:rtl w:val="0"/>
        </w:rPr>
        <w:t xml:space="preserve">esiste il link (c, p): cli_pren</w:t>
      </w:r>
    </w:p>
    <w:p w:rsidR="00000000" w:rsidDel="00000000" w:rsidP="00000000" w:rsidRDefault="00000000" w:rsidRPr="00000000" w14:paraId="00000239">
      <w:pPr>
        <w:numPr>
          <w:ilvl w:val="4"/>
          <w:numId w:val="51"/>
        </w:numPr>
        <w:ind w:left="3600" w:hanging="360"/>
      </w:pPr>
      <w:r w:rsidDel="00000000" w:rsidR="00000000" w:rsidRPr="00000000">
        <w:rPr>
          <w:rtl w:val="0"/>
        </w:rPr>
        <w:t xml:space="preserve">esiste il link (r, p): ris_pren (la prenotazione p è destinata al ristorante r)</w:t>
      </w:r>
    </w:p>
    <w:p w:rsidR="00000000" w:rsidDel="00000000" w:rsidP="00000000" w:rsidRDefault="00000000" w:rsidRPr="00000000" w14:paraId="0000023A">
      <w:pPr>
        <w:numPr>
          <w:ilvl w:val="4"/>
          <w:numId w:val="51"/>
        </w:numPr>
        <w:ind w:left="360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d_iniz ≤ </w:t>
      </w:r>
      <w:r w:rsidDel="00000000" w:rsidR="00000000" w:rsidRPr="00000000">
        <w:rPr>
          <w:rtl w:val="0"/>
        </w:rPr>
        <w:t xml:space="preserve">p.data_ora_prenotata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≤ d_fine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numPr>
          <w:ilvl w:val="1"/>
          <w:numId w:val="51"/>
        </w:numPr>
        <w:ind w:left="1440" w:hanging="360"/>
      </w:pPr>
      <w:r w:rsidDel="00000000" w:rsidR="00000000" w:rsidRPr="00000000">
        <w:rPr>
          <w:rtl w:val="0"/>
        </w:rPr>
        <w:t xml:space="preserve">result = |P| (cardinalità dell’insieme P, cioè il numero di prenotazioni trovate)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rPr>
          <w:b w:val="1"/>
          <w:bCs w:val="1"/>
        </w:rPr>
      </w:pPr>
      <w:bookmarkStart w:colFirst="0" w:colLast="0" w:name="_yxjwzplmztgk" w:id="52"/>
      <w:bookmarkEnd w:id="52"/>
      <w:r w:rsidDel="00000000" w:rsidR="00000000" w:rsidRPr="00000000">
        <w:rPr>
          <w:b w:val="1"/>
          <w:bCs w:val="1"/>
          <w:color w:val="000000"/>
          <w:rtl w:val="0"/>
        </w:rPr>
        <w:t xml:space="preserve">1.5.6. Specifica dello use-case </w:t>
      </w:r>
      <w:hyperlink w:anchor="_a2d96imms2tc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Gestione Ubicazione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213588108"/>
          <w:dropDownList w:lastValue="pronto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000000"/>
              <w:shd w:fill="78fb73" w:val="clear"/>
            </w:rPr>
            <w:t xml:space="preserve">pronto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jc w:val="right"/>
        <w:rPr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Lisa Bandinelli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4"/>
        <w:spacing w:after="0" w:before="0" w:lineRule="auto"/>
        <w:rPr>
          <w:b w:val="1"/>
          <w:bCs w:val="1"/>
          <w:color w:val="000000"/>
        </w:rPr>
      </w:pPr>
      <w:bookmarkStart w:colFirst="0" w:colLast="0" w:name="_6aul1p5auccq" w:id="53"/>
      <w:bookmarkEnd w:id="53"/>
      <w:r w:rsidDel="00000000" w:rsidR="00000000" w:rsidRPr="00000000">
        <w:rPr>
          <w:b w:val="1"/>
          <w:bCs w:val="1"/>
          <w:color w:val="000000"/>
          <w:rtl w:val="0"/>
        </w:rPr>
        <w:t xml:space="preserve">creazione_citta(nome: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Stringa, reg: Regione) :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Citta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line="240" w:lineRule="auto"/>
        <w:rPr/>
      </w:pPr>
      <w:sdt>
        <w:sdtPr>
          <w:alias w:val="Prof"/>
          <w:id w:val="953958888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numPr>
          <w:ilvl w:val="0"/>
          <w:numId w:val="49"/>
        </w:numPr>
        <w:ind w:left="720" w:hanging="360"/>
      </w:pPr>
      <w:r w:rsidDel="00000000" w:rsidR="00000000" w:rsidRPr="00000000">
        <w:rPr>
          <w:rtl w:val="0"/>
        </w:rPr>
        <w:t xml:space="preserve">pre-condizioni:</w:t>
      </w:r>
    </w:p>
    <w:p w:rsidR="00000000" w:rsidDel="00000000" w:rsidP="00000000" w:rsidRDefault="00000000" w:rsidRPr="00000000" w14:paraId="00000243">
      <w:pPr>
        <w:numPr>
          <w:ilvl w:val="1"/>
          <w:numId w:val="49"/>
        </w:numPr>
        <w:ind w:left="1440" w:hanging="360"/>
      </w:pPr>
      <w:r w:rsidDel="00000000" w:rsidR="00000000" w:rsidRPr="00000000">
        <w:rPr>
          <w:rtl w:val="0"/>
        </w:rPr>
        <w:t xml:space="preserve">non esiste c:Citta tale che c.nome = nome e (c, </w:t>
      </w:r>
      <w:r w:rsidDel="00000000" w:rsidR="00000000" w:rsidRPr="00000000">
        <w:rPr>
          <w:rtl w:val="0"/>
        </w:rPr>
        <w:t xml:space="preserve">reg):cit_reg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numPr>
          <w:ilvl w:val="0"/>
          <w:numId w:val="49"/>
        </w:numPr>
        <w:ind w:left="720" w:hanging="360"/>
      </w:pPr>
      <w:r w:rsidDel="00000000" w:rsidR="00000000" w:rsidRPr="00000000">
        <w:rPr>
          <w:rtl w:val="0"/>
        </w:rPr>
        <w:t xml:space="preserve">post-condizioni:</w:t>
      </w:r>
    </w:p>
    <w:p w:rsidR="00000000" w:rsidDel="00000000" w:rsidP="00000000" w:rsidRDefault="00000000" w:rsidRPr="00000000" w14:paraId="00000245">
      <w:pPr>
        <w:numPr>
          <w:ilvl w:val="1"/>
          <w:numId w:val="49"/>
        </w:numPr>
        <w:ind w:left="1440" w:hanging="360"/>
      </w:pPr>
      <w:r w:rsidDel="00000000" w:rsidR="00000000" w:rsidRPr="00000000">
        <w:rPr>
          <w:rtl w:val="0"/>
        </w:rPr>
        <w:t xml:space="preserve">viene creata un'istanza di c:Citta con c.nome = nome;</w:t>
      </w:r>
    </w:p>
    <w:p w:rsidR="00000000" w:rsidDel="00000000" w:rsidP="00000000" w:rsidRDefault="00000000" w:rsidRPr="00000000" w14:paraId="00000246">
      <w:pPr>
        <w:numPr>
          <w:ilvl w:val="1"/>
          <w:numId w:val="49"/>
        </w:numPr>
        <w:ind w:left="1440" w:hanging="360"/>
      </w:pPr>
      <w:r w:rsidDel="00000000" w:rsidR="00000000" w:rsidRPr="00000000">
        <w:rPr>
          <w:rtl w:val="0"/>
        </w:rPr>
        <w:t xml:space="preserve">viene creato il link (c, reg): </w:t>
      </w:r>
      <w:r w:rsidDel="00000000" w:rsidR="00000000" w:rsidRPr="00000000">
        <w:rPr>
          <w:rtl w:val="0"/>
        </w:rPr>
        <w:t xml:space="preserve">cit_reg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7">
      <w:pPr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187333063"/>
          <w:dropDownList w:lastValue="pronto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000000"/>
              <w:shd w:fill="78fb73" w:val="clear"/>
            </w:rPr>
            <w:t xml:space="preserve">pronto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jc w:val="right"/>
        <w:rPr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Lisa Bandinelli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4"/>
        <w:spacing w:after="0" w:before="0" w:lineRule="auto"/>
        <w:rPr>
          <w:b w:val="1"/>
          <w:bCs w:val="1"/>
          <w:color w:val="000000"/>
        </w:rPr>
      </w:pPr>
      <w:bookmarkStart w:colFirst="0" w:colLast="0" w:name="_28bwbv2ur96h" w:id="54"/>
      <w:bookmarkEnd w:id="54"/>
      <w:r w:rsidDel="00000000" w:rsidR="00000000" w:rsidRPr="00000000">
        <w:rPr>
          <w:b w:val="1"/>
          <w:bCs w:val="1"/>
          <w:color w:val="000000"/>
          <w:rtl w:val="0"/>
        </w:rPr>
        <w:t xml:space="preserve">creazione_regione(nome: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Stringa, naz: Nazione) : Regione</w:t>
      </w:r>
    </w:p>
    <w:p w:rsidR="00000000" w:rsidDel="00000000" w:rsidP="00000000" w:rsidRDefault="00000000" w:rsidRPr="00000000" w14:paraId="0000024A">
      <w:pPr>
        <w:spacing w:line="240" w:lineRule="auto"/>
        <w:rPr/>
      </w:pPr>
      <w:sdt>
        <w:sdtPr>
          <w:alias w:val="Prof"/>
          <w:id w:val="-683296011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pre-condizioni:</w:t>
      </w:r>
    </w:p>
    <w:p w:rsidR="00000000" w:rsidDel="00000000" w:rsidP="00000000" w:rsidRDefault="00000000" w:rsidRPr="00000000" w14:paraId="0000024C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non esiste r:Regione tale che r.nome = nome e (r, naz): </w:t>
      </w:r>
      <w:r w:rsidDel="00000000" w:rsidR="00000000" w:rsidRPr="00000000">
        <w:rPr>
          <w:rtl w:val="0"/>
        </w:rPr>
        <w:t xml:space="preserve">reg_naz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post-condizioni:</w:t>
      </w:r>
    </w:p>
    <w:p w:rsidR="00000000" w:rsidDel="00000000" w:rsidP="00000000" w:rsidRDefault="00000000" w:rsidRPr="00000000" w14:paraId="0000024E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viene creata un’istanza di r:Regione con c.nome = nome;</w:t>
      </w:r>
    </w:p>
    <w:p w:rsidR="00000000" w:rsidDel="00000000" w:rsidP="00000000" w:rsidRDefault="00000000" w:rsidRPr="00000000" w14:paraId="0000024F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viene creato il lin (r, naz): </w:t>
      </w:r>
      <w:r w:rsidDel="00000000" w:rsidR="00000000" w:rsidRPr="00000000">
        <w:rPr>
          <w:rtl w:val="0"/>
        </w:rPr>
        <w:t xml:space="preserve">reg_naz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1635294631"/>
          <w:dropDownList w:lastValue="pronto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000000"/>
              <w:shd w:fill="78fb73" w:val="clear"/>
            </w:rPr>
            <w:t xml:space="preserve">pronto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ind w:left="7920" w:firstLine="720"/>
        <w:jc w:val="right"/>
        <w:rPr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cecilembazoa4@gmail.com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4"/>
        <w:spacing w:after="0" w:before="0" w:lineRule="auto"/>
        <w:rPr>
          <w:b w:val="1"/>
          <w:bCs w:val="1"/>
          <w:color w:val="000000"/>
        </w:rPr>
      </w:pPr>
      <w:bookmarkStart w:colFirst="0" w:colLast="0" w:name="_lwb98c1qqua1" w:id="55"/>
      <w:bookmarkEnd w:id="55"/>
      <w:r w:rsidDel="00000000" w:rsidR="00000000" w:rsidRPr="00000000">
        <w:rPr>
          <w:b w:val="1"/>
          <w:bCs w:val="1"/>
          <w:color w:val="000000"/>
          <w:rtl w:val="0"/>
        </w:rPr>
        <w:t xml:space="preserve">creazione_nazione(nome: Stringa) : Nazione</w:t>
      </w:r>
    </w:p>
    <w:p w:rsidR="00000000" w:rsidDel="00000000" w:rsidP="00000000" w:rsidRDefault="00000000" w:rsidRPr="00000000" w14:paraId="00000254">
      <w:pPr>
        <w:spacing w:line="240" w:lineRule="auto"/>
        <w:rPr/>
      </w:pPr>
      <w:sdt>
        <w:sdtPr>
          <w:alias w:val="Prof"/>
          <w:id w:val="150349307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precondizioni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6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non deve esistere un oggetto n:Nazione( un oggetto </w:t>
      </w:r>
      <w:r w:rsidDel="00000000" w:rsidR="00000000" w:rsidRPr="00000000">
        <w:rPr>
          <w:rtl w:val="0"/>
        </w:rPr>
        <w:t xml:space="preserve">n di</w:t>
      </w:r>
      <w:r w:rsidDel="00000000" w:rsidR="00000000" w:rsidRPr="00000000">
        <w:rPr>
          <w:rtl w:val="0"/>
        </w:rPr>
        <w:t xml:space="preserve"> classe Nazione) con il valore per attribuito nome uguale a “ name” ,(n.nome = name)</w:t>
      </w:r>
    </w:p>
    <w:p w:rsidR="00000000" w:rsidDel="00000000" w:rsidP="00000000" w:rsidRDefault="00000000" w:rsidRPr="00000000" w14:paraId="0000025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Postcondizioni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8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il risultato result è così definito:</w:t>
      </w:r>
    </w:p>
    <w:p w:rsidR="00000000" w:rsidDel="00000000" w:rsidP="00000000" w:rsidRDefault="00000000" w:rsidRPr="00000000" w14:paraId="00000259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viene creato e restituito un nuovo oggetto n:Nazione con un valore per attribuito nome uguale a “name” ( n.nazione = name)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3"/>
        <w:rPr>
          <w:b w:val="1"/>
          <w:bCs w:val="1"/>
        </w:rPr>
      </w:pPr>
      <w:bookmarkStart w:colFirst="0" w:colLast="0" w:name="_itjrmrv32r5b" w:id="56"/>
      <w:bookmarkEnd w:id="56"/>
      <w:r w:rsidDel="00000000" w:rsidR="00000000" w:rsidRPr="00000000">
        <w:rPr>
          <w:b w:val="1"/>
          <w:bCs w:val="1"/>
          <w:color w:val="000000"/>
          <w:rtl w:val="0"/>
        </w:rPr>
        <w:t xml:space="preserve">1.5.7. Specifica dello use-case </w:t>
      </w:r>
      <w:hyperlink w:anchor="_a2d96imms2tc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Gestione tipi cucina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-2055398741"/>
          <w:dropDownList w:lastValue="pronto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000000"/>
              <w:shd w:fill="78fb73" w:val="clear"/>
            </w:rPr>
            <w:t xml:space="preserve">pronto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jc w:val="right"/>
        <w:rPr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cecilembazoa4@gmail.com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4"/>
        <w:spacing w:after="0" w:before="0" w:lineRule="auto"/>
        <w:rPr>
          <w:b w:val="1"/>
          <w:bCs w:val="1"/>
          <w:color w:val="000000"/>
        </w:rPr>
      </w:pPr>
      <w:bookmarkStart w:colFirst="0" w:colLast="0" w:name="_q5r9xena4zf2" w:id="57"/>
      <w:bookmarkEnd w:id="57"/>
      <w:r w:rsidDel="00000000" w:rsidR="00000000" w:rsidRPr="00000000">
        <w:rPr>
          <w:b w:val="1"/>
          <w:bCs w:val="1"/>
          <w:color w:val="000000"/>
          <w:rtl w:val="0"/>
        </w:rPr>
        <w:t xml:space="preserve">creazione_tipo_cucina(nom: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Stringa)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: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TipoCucina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line="240" w:lineRule="auto"/>
        <w:rPr/>
      </w:pPr>
      <w:sdt>
        <w:sdtPr>
          <w:alias w:val="Prof"/>
          <w:id w:val="-206720628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precondizioni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2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non deve esistere un oggetto tp: </w:t>
      </w:r>
      <w:r w:rsidDel="00000000" w:rsidR="00000000" w:rsidRPr="00000000">
        <w:rPr>
          <w:rtl w:val="0"/>
        </w:rPr>
        <w:t xml:space="preserve">TipoCucina</w:t>
      </w:r>
      <w:r w:rsidDel="00000000" w:rsidR="00000000" w:rsidRPr="00000000">
        <w:rPr>
          <w:rtl w:val="0"/>
        </w:rPr>
        <w:t xml:space="preserve"> (un</w:t>
      </w:r>
      <w:r w:rsidDel="00000000" w:rsidR="00000000" w:rsidRPr="00000000">
        <w:rPr>
          <w:rtl w:val="0"/>
        </w:rPr>
        <w:t xml:space="preserve"> oggetto tp di classe </w:t>
      </w:r>
      <w:r w:rsidDel="00000000" w:rsidR="00000000" w:rsidRPr="00000000">
        <w:rPr>
          <w:rtl w:val="0"/>
        </w:rPr>
        <w:t xml:space="preserve">TipoCucina)</w:t>
      </w:r>
      <w:r w:rsidDel="00000000" w:rsidR="00000000" w:rsidRPr="00000000">
        <w:rPr>
          <w:rtl w:val="0"/>
        </w:rPr>
        <w:t xml:space="preserve"> con il valore per attribuito nome uguale a </w:t>
      </w:r>
      <w:r w:rsidDel="00000000" w:rsidR="00000000" w:rsidRPr="00000000">
        <w:rPr>
          <w:rtl w:val="0"/>
        </w:rPr>
        <w:t xml:space="preserve">“nom” (tp.nome</w:t>
      </w:r>
      <w:r w:rsidDel="00000000" w:rsidR="00000000" w:rsidRPr="00000000">
        <w:rPr>
          <w:rtl w:val="0"/>
        </w:rPr>
        <w:t xml:space="preserve"> = nom)</w:t>
      </w:r>
    </w:p>
    <w:p w:rsidR="00000000" w:rsidDel="00000000" w:rsidP="00000000" w:rsidRDefault="00000000" w:rsidRPr="00000000" w14:paraId="00000263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postcondizioni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4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il risultato result è così definito :</w:t>
      </w:r>
    </w:p>
    <w:p w:rsidR="00000000" w:rsidDel="00000000" w:rsidP="00000000" w:rsidRDefault="00000000" w:rsidRPr="00000000" w14:paraId="00000265">
      <w:pPr>
        <w:numPr>
          <w:ilvl w:val="3"/>
          <w:numId w:val="22"/>
        </w:numPr>
        <w:ind w:left="2880" w:hanging="360"/>
      </w:pPr>
      <w:r w:rsidDel="00000000" w:rsidR="00000000" w:rsidRPr="00000000">
        <w:rPr>
          <w:rtl w:val="0"/>
        </w:rPr>
        <w:t xml:space="preserve">viene Creato e restituito un nuovo oggetto tc: </w:t>
      </w:r>
      <w:r w:rsidDel="00000000" w:rsidR="00000000" w:rsidRPr="00000000">
        <w:rPr>
          <w:rtl w:val="0"/>
        </w:rPr>
        <w:t xml:space="preserve">TipoCucina</w:t>
      </w:r>
      <w:r w:rsidDel="00000000" w:rsidR="00000000" w:rsidRPr="00000000">
        <w:rPr>
          <w:rtl w:val="0"/>
        </w:rPr>
        <w:t xml:space="preserve"> con un valore per attribuito nome uguale a “nom” (tc.nome = nom)</w:t>
      </w:r>
    </w:p>
    <w:p w:rsidR="00000000" w:rsidDel="00000000" w:rsidP="00000000" w:rsidRDefault="00000000" w:rsidRPr="00000000" w14:paraId="0000026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1"/>
        <w:jc w:val="center"/>
        <w:rPr>
          <w:b w:val="1"/>
          <w:bCs w:val="1"/>
        </w:rPr>
      </w:pPr>
      <w:bookmarkStart w:colFirst="0" w:colLast="0" w:name="_5dllinyr1wti" w:id="58"/>
      <w:bookmarkEnd w:id="58"/>
      <w:r w:rsidDel="00000000" w:rsidR="00000000" w:rsidRPr="00000000">
        <w:rPr>
          <w:b w:val="1"/>
          <w:bCs w:val="1"/>
          <w:rtl w:val="0"/>
        </w:rPr>
        <w:t xml:space="preserve">2. Design dell’applicazione Python</w:t>
      </w:r>
    </w:p>
    <w:p w:rsidR="00000000" w:rsidDel="00000000" w:rsidP="00000000" w:rsidRDefault="00000000" w:rsidRPr="00000000" w14:paraId="00000268">
      <w:pPr>
        <w:pStyle w:val="Heading2"/>
        <w:rPr>
          <w:b w:val="1"/>
          <w:bCs w:val="1"/>
        </w:rPr>
      </w:pPr>
      <w:bookmarkStart w:colFirst="0" w:colLast="0" w:name="_7x6e0teh26ve" w:id="59"/>
      <w:bookmarkEnd w:id="59"/>
      <w:r w:rsidDel="00000000" w:rsidR="00000000" w:rsidRPr="00000000">
        <w:rPr>
          <w:b w:val="1"/>
          <w:bCs w:val="1"/>
          <w:rtl w:val="0"/>
        </w:rPr>
        <w:t xml:space="preserve">2.1. Diagramma UML delle classi Ristrutturato</w:t>
      </w:r>
    </w:p>
    <w:p w:rsidR="00000000" w:rsidDel="00000000" w:rsidP="00000000" w:rsidRDefault="00000000" w:rsidRPr="00000000" w14:paraId="0000026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7019100" cy="2400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91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2"/>
        <w:spacing w:after="0" w:before="0" w:lineRule="auto"/>
        <w:jc w:val="center"/>
        <w:rPr>
          <w:b w:val="1"/>
          <w:bCs w:val="1"/>
        </w:rPr>
      </w:pPr>
      <w:bookmarkStart w:colFirst="0" w:colLast="0" w:name="_qnxmdzhv69bs" w:id="60"/>
      <w:bookmarkEnd w:id="60"/>
      <w:r w:rsidDel="00000000" w:rsidR="00000000" w:rsidRPr="00000000">
        <w:rPr>
          <w:b w:val="1"/>
          <w:bCs w:val="1"/>
          <w:rtl w:val="0"/>
        </w:rPr>
        <w:t xml:space="preserve">2.2. Specifiche delle Classi</w:t>
      </w:r>
    </w:p>
    <w:p w:rsidR="00000000" w:rsidDel="00000000" w:rsidP="00000000" w:rsidRDefault="00000000" w:rsidRPr="00000000" w14:paraId="0000026B">
      <w:pPr>
        <w:pStyle w:val="Heading3"/>
        <w:rPr>
          <w:b w:val="1"/>
          <w:bCs w:val="1"/>
          <w:sz w:val="30"/>
          <w:szCs w:val="30"/>
          <w:u w:val="single"/>
        </w:rPr>
      </w:pPr>
      <w:bookmarkStart w:colFirst="0" w:colLast="0" w:name="_4c6xmy7bhvmm" w:id="61"/>
      <w:bookmarkEnd w:id="61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2.2.1. Specifica della classe </w:t>
      </w:r>
      <w:hyperlink r:id="rId25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Prenotazione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4"/>
        <w:jc w:val="center"/>
        <w:rPr>
          <w:b w:val="1"/>
          <w:bCs w:val="1"/>
          <w:color w:val="000000"/>
          <w:sz w:val="30"/>
          <w:szCs w:val="30"/>
        </w:rPr>
      </w:pPr>
      <w:bookmarkStart w:colFirst="0" w:colLast="0" w:name="_5kl3pbmc28xt" w:id="62"/>
      <w:bookmarkEnd w:id="62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Operazioni Ausiliarie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jc w:val="both"/>
        <w:rPr>
          <w:b w:val="1"/>
          <w:b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non_sovrapposti(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 i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: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DataOra,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f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: 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DataOra,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i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: 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DataOra,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f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: 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DataOra)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 :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 Booleano</w:t>
      </w:r>
    </w:p>
    <w:p w:rsidR="00000000" w:rsidDel="00000000" w:rsidP="00000000" w:rsidRDefault="00000000" w:rsidRPr="00000000" w14:paraId="00000270">
      <w:pPr>
        <w:numPr>
          <w:ilvl w:val="0"/>
          <w:numId w:val="45"/>
        </w:numPr>
        <w:ind w:left="1440" w:hanging="360"/>
        <w:jc w:val="both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precondizioni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:</w:t>
      </w:r>
    </w:p>
    <w:p w:rsidR="00000000" w:rsidDel="00000000" w:rsidP="00000000" w:rsidRDefault="00000000" w:rsidRPr="00000000" w14:paraId="00000271">
      <w:pPr>
        <w:numPr>
          <w:ilvl w:val="1"/>
          <w:numId w:val="45"/>
        </w:numPr>
        <w:ind w:left="2160" w:hanging="360"/>
        <w:jc w:val="both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i</w:t>
      </w:r>
      <w:r w:rsidDel="00000000" w:rsidR="00000000" w:rsidRPr="00000000">
        <w:rPr>
          <w:color w:val="999999"/>
          <w:sz w:val="20"/>
          <w:szCs w:val="20"/>
          <w:shd w:fill="efefef" w:val="clear"/>
          <w:vertAlign w:val="subscript"/>
          <w:rtl w:val="0"/>
        </w:rPr>
        <w:t xml:space="preserve">1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&lt;= f</w:t>
      </w:r>
      <w:r w:rsidDel="00000000" w:rsidR="00000000" w:rsidRPr="00000000">
        <w:rPr>
          <w:color w:val="999999"/>
          <w:sz w:val="20"/>
          <w:szCs w:val="20"/>
          <w:shd w:fill="efefef" w:val="clear"/>
          <w:vertAlign w:val="subscript"/>
          <w:rtl w:val="0"/>
        </w:rPr>
        <w:t xml:space="preserve">1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e i</w:t>
      </w:r>
      <w:r w:rsidDel="00000000" w:rsidR="00000000" w:rsidRPr="00000000">
        <w:rPr>
          <w:color w:val="999999"/>
          <w:sz w:val="20"/>
          <w:szCs w:val="20"/>
          <w:shd w:fill="efefef" w:val="clear"/>
          <w:vertAlign w:val="subscript"/>
          <w:rtl w:val="0"/>
        </w:rPr>
        <w:t xml:space="preserve">2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&lt;= f</w:t>
      </w:r>
      <w:r w:rsidDel="00000000" w:rsidR="00000000" w:rsidRPr="00000000">
        <w:rPr>
          <w:color w:val="999999"/>
          <w:sz w:val="20"/>
          <w:szCs w:val="20"/>
          <w:shd w:fill="efefef" w:val="clear"/>
          <w:vertAlign w:val="subscript"/>
          <w:rtl w:val="0"/>
        </w:rPr>
        <w:t xml:space="preserve">2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numPr>
          <w:ilvl w:val="0"/>
          <w:numId w:val="45"/>
        </w:numPr>
        <w:ind w:left="1440" w:hanging="360"/>
        <w:jc w:val="both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postcondizioni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:</w:t>
      </w:r>
    </w:p>
    <w:p w:rsidR="00000000" w:rsidDel="00000000" w:rsidP="00000000" w:rsidRDefault="00000000" w:rsidRPr="00000000" w14:paraId="00000273">
      <w:pPr>
        <w:numPr>
          <w:ilvl w:val="1"/>
          <w:numId w:val="45"/>
        </w:numPr>
        <w:ind w:left="2160" w:hanging="360"/>
        <w:jc w:val="both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result = True se e solo se: </w:t>
      </w:r>
    </w:p>
    <w:p w:rsidR="00000000" w:rsidDel="00000000" w:rsidP="00000000" w:rsidRDefault="00000000" w:rsidRPr="00000000" w14:paraId="00000274">
      <w:pPr>
        <w:numPr>
          <w:ilvl w:val="2"/>
          <w:numId w:val="45"/>
        </w:numPr>
        <w:ind w:left="2880" w:hanging="360"/>
        <w:jc w:val="both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i</w:t>
      </w:r>
      <w:r w:rsidDel="00000000" w:rsidR="00000000" w:rsidRPr="00000000">
        <w:rPr>
          <w:color w:val="999999"/>
          <w:sz w:val="20"/>
          <w:szCs w:val="20"/>
          <w:shd w:fill="efefef" w:val="clear"/>
          <w:vertAlign w:val="subscript"/>
          <w:rtl w:val="0"/>
        </w:rPr>
        <w:t xml:space="preserve">1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&gt; f</w:t>
      </w:r>
      <w:r w:rsidDel="00000000" w:rsidR="00000000" w:rsidRPr="00000000">
        <w:rPr>
          <w:color w:val="999999"/>
          <w:sz w:val="20"/>
          <w:szCs w:val="20"/>
          <w:shd w:fill="efefef" w:val="clear"/>
          <w:vertAlign w:val="subscript"/>
          <w:rtl w:val="0"/>
        </w:rPr>
        <w:t xml:space="preserve">2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or f</w:t>
      </w:r>
      <w:r w:rsidDel="00000000" w:rsidR="00000000" w:rsidRPr="00000000">
        <w:rPr>
          <w:color w:val="999999"/>
          <w:sz w:val="20"/>
          <w:szCs w:val="20"/>
          <w:shd w:fill="efefef" w:val="clear"/>
          <w:vertAlign w:val="subscript"/>
          <w:rtl w:val="0"/>
        </w:rPr>
        <w:t xml:space="preserve">1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&lt; i</w:t>
      </w:r>
      <w:r w:rsidDel="00000000" w:rsidR="00000000" w:rsidRPr="00000000">
        <w:rPr>
          <w:color w:val="999999"/>
          <w:sz w:val="20"/>
          <w:szCs w:val="20"/>
          <w:shd w:fill="efefef" w:val="clear"/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275">
      <w:pPr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-935189636"/>
          <w:dropDownList w:lastValue="pronto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000000"/>
              <w:shd w:fill="78fb73" w:val="clear"/>
            </w:rPr>
            <w:t xml:space="preserve">pronto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jc w:val="right"/>
        <w:rPr>
          <w:b w:val="1"/>
          <w:bCs w:val="1"/>
        </w:rPr>
      </w:pPr>
      <w:hyperlink r:id="rId26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Chiara Macciocchi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# N1</w:t>
      </w:r>
    </w:p>
    <w:p w:rsidR="00000000" w:rsidDel="00000000" w:rsidP="00000000" w:rsidRDefault="00000000" w:rsidRPr="00000000" w14:paraId="00000278">
      <w:pPr>
        <w:pStyle w:val="Heading5"/>
        <w:spacing w:after="0"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n080b9hefggd" w:id="63"/>
      <w:bookmarkEnd w:id="6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non_sovrapposti(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i</w:t>
      </w:r>
      <w:r w:rsidDel="00000000" w:rsidR="00000000" w:rsidRPr="00000000">
        <w:rPr>
          <w:b w:val="1"/>
          <w:bCs w:val="1"/>
          <w:color w:val="000000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datetime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</w:t>
      </w:r>
      <w:r w:rsidDel="00000000" w:rsidR="00000000" w:rsidRPr="00000000">
        <w:rPr>
          <w:b w:val="1"/>
          <w:bCs w:val="1"/>
          <w:color w:val="000000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datetime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</w:t>
      </w:r>
      <w:r w:rsidDel="00000000" w:rsidR="00000000" w:rsidRPr="00000000">
        <w:rPr>
          <w:b w:val="1"/>
          <w:bCs w:val="1"/>
          <w:color w:val="000000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datetime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</w:t>
      </w:r>
      <w:r w:rsidDel="00000000" w:rsidR="00000000" w:rsidRPr="00000000">
        <w:rPr>
          <w:b w:val="1"/>
          <w:bCs w:val="1"/>
          <w:color w:val="000000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datetime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)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: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bool </w:t>
      </w:r>
    </w:p>
    <w:p w:rsidR="00000000" w:rsidDel="00000000" w:rsidP="00000000" w:rsidRDefault="00000000" w:rsidRPr="00000000" w14:paraId="00000279">
      <w:pPr>
        <w:jc w:val="both"/>
        <w:rPr/>
      </w:pPr>
      <w:sdt>
        <w:sdtPr>
          <w:alias w:val="Stato revisione"/>
          <w:id w:val="1736735640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algoritmo: </w:t>
      </w:r>
    </w:p>
    <w:p w:rsidR="00000000" w:rsidDel="00000000" w:rsidP="00000000" w:rsidRDefault="00000000" w:rsidRPr="00000000" w14:paraId="0000027B">
      <w:pPr>
        <w:spacing w:line="360" w:lineRule="auto"/>
        <w:rPr/>
      </w:pPr>
      <w:r w:rsidDel="00000000" w:rsidR="00000000" w:rsidRPr="00000000">
        <w:rPr>
          <w:rtl w:val="0"/>
        </w:rPr>
        <w:tab/>
        <w:t xml:space="preserve">if i1 &gt; f1 OR i2 &gt; f2:</w:t>
      </w:r>
    </w:p>
    <w:p w:rsidR="00000000" w:rsidDel="00000000" w:rsidP="00000000" w:rsidRDefault="00000000" w:rsidRPr="00000000" w14:paraId="0000027C">
      <w:pPr>
        <w:spacing w:line="360" w:lineRule="auto"/>
        <w:rPr/>
      </w:pPr>
      <w:r w:rsidDel="00000000" w:rsidR="00000000" w:rsidRPr="00000000">
        <w:rPr>
          <w:rtl w:val="0"/>
        </w:rPr>
        <w:tab/>
        <w:tab/>
        <w:t xml:space="preserve">ERRORE</w:t>
      </w:r>
    </w:p>
    <w:p w:rsidR="00000000" w:rsidDel="00000000" w:rsidP="00000000" w:rsidRDefault="00000000" w:rsidRPr="00000000" w14:paraId="0000027D">
      <w:pPr>
        <w:spacing w:line="360" w:lineRule="auto"/>
        <w:rPr/>
      </w:pPr>
      <w:r w:rsidDel="00000000" w:rsidR="00000000" w:rsidRPr="00000000">
        <w:rPr>
          <w:rtl w:val="0"/>
        </w:rPr>
        <w:tab/>
        <w:t xml:space="preserve">IF  i1 &gt; f2 OR i2 &gt; f1:</w:t>
      </w:r>
    </w:p>
    <w:p w:rsidR="00000000" w:rsidDel="00000000" w:rsidP="00000000" w:rsidRDefault="00000000" w:rsidRPr="00000000" w14:paraId="0000027E">
      <w:pPr>
        <w:spacing w:line="360" w:lineRule="auto"/>
        <w:rPr/>
      </w:pPr>
      <w:r w:rsidDel="00000000" w:rsidR="00000000" w:rsidRPr="00000000">
        <w:rPr>
          <w:rtl w:val="0"/>
        </w:rPr>
        <w:tab/>
        <w:tab/>
        <w:t xml:space="preserve">return TRUE </w:t>
      </w:r>
    </w:p>
    <w:p w:rsidR="00000000" w:rsidDel="00000000" w:rsidP="00000000" w:rsidRDefault="00000000" w:rsidRPr="00000000" w14:paraId="0000027F">
      <w:pPr>
        <w:spacing w:line="360" w:lineRule="auto"/>
        <w:rPr/>
      </w:pPr>
      <w:r w:rsidDel="00000000" w:rsidR="00000000" w:rsidRPr="00000000">
        <w:rPr>
          <w:rtl w:val="0"/>
        </w:rPr>
        <w:tab/>
        <w:t xml:space="preserve">altrimenti:</w:t>
      </w:r>
    </w:p>
    <w:p w:rsidR="00000000" w:rsidDel="00000000" w:rsidP="00000000" w:rsidRDefault="00000000" w:rsidRPr="00000000" w14:paraId="00000280">
      <w:pPr>
        <w:spacing w:line="360" w:lineRule="auto"/>
        <w:rPr/>
      </w:pPr>
      <w:r w:rsidDel="00000000" w:rsidR="00000000" w:rsidRPr="00000000">
        <w:rPr>
          <w:rtl w:val="0"/>
        </w:rPr>
        <w:tab/>
        <w:tab/>
        <w:t xml:space="preserve">return FALSE</w:t>
      </w:r>
    </w:p>
    <w:p w:rsidR="00000000" w:rsidDel="00000000" w:rsidP="00000000" w:rsidRDefault="00000000" w:rsidRPr="00000000" w14:paraId="00000281">
      <w:pPr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28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jc w:val="both"/>
        <w:rPr>
          <w:b w:val="1"/>
          <w:b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non_sovrapposti_data(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 i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: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Data,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f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: 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Data,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i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: Data,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f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: 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Data)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 :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 Booleano</w:t>
      </w:r>
    </w:p>
    <w:p w:rsidR="00000000" w:rsidDel="00000000" w:rsidP="00000000" w:rsidRDefault="00000000" w:rsidRPr="00000000" w14:paraId="00000284">
      <w:pPr>
        <w:numPr>
          <w:ilvl w:val="0"/>
          <w:numId w:val="45"/>
        </w:numPr>
        <w:ind w:left="1440" w:hanging="360"/>
        <w:jc w:val="both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precondizioni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:</w:t>
      </w:r>
    </w:p>
    <w:p w:rsidR="00000000" w:rsidDel="00000000" w:rsidP="00000000" w:rsidRDefault="00000000" w:rsidRPr="00000000" w14:paraId="00000285">
      <w:pPr>
        <w:numPr>
          <w:ilvl w:val="1"/>
          <w:numId w:val="45"/>
        </w:numPr>
        <w:ind w:left="2160" w:hanging="360"/>
        <w:jc w:val="both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i</w:t>
      </w:r>
      <w:r w:rsidDel="00000000" w:rsidR="00000000" w:rsidRPr="00000000">
        <w:rPr>
          <w:color w:val="999999"/>
          <w:sz w:val="20"/>
          <w:szCs w:val="20"/>
          <w:shd w:fill="efefef" w:val="clear"/>
          <w:vertAlign w:val="subscript"/>
          <w:rtl w:val="0"/>
        </w:rPr>
        <w:t xml:space="preserve">1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&lt;= f</w:t>
      </w:r>
      <w:r w:rsidDel="00000000" w:rsidR="00000000" w:rsidRPr="00000000">
        <w:rPr>
          <w:color w:val="999999"/>
          <w:sz w:val="20"/>
          <w:szCs w:val="20"/>
          <w:shd w:fill="efefef" w:val="clear"/>
          <w:vertAlign w:val="subscript"/>
          <w:rtl w:val="0"/>
        </w:rPr>
        <w:t xml:space="preserve">1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e i</w:t>
      </w:r>
      <w:r w:rsidDel="00000000" w:rsidR="00000000" w:rsidRPr="00000000">
        <w:rPr>
          <w:color w:val="999999"/>
          <w:sz w:val="20"/>
          <w:szCs w:val="20"/>
          <w:shd w:fill="efefef" w:val="clear"/>
          <w:vertAlign w:val="subscript"/>
          <w:rtl w:val="0"/>
        </w:rPr>
        <w:t xml:space="preserve">2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&lt;= f</w:t>
      </w:r>
      <w:r w:rsidDel="00000000" w:rsidR="00000000" w:rsidRPr="00000000">
        <w:rPr>
          <w:color w:val="999999"/>
          <w:sz w:val="20"/>
          <w:szCs w:val="20"/>
          <w:shd w:fill="efefef" w:val="clear"/>
          <w:vertAlign w:val="subscript"/>
          <w:rtl w:val="0"/>
        </w:rPr>
        <w:t xml:space="preserve">2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numPr>
          <w:ilvl w:val="0"/>
          <w:numId w:val="45"/>
        </w:numPr>
        <w:ind w:left="1440" w:hanging="360"/>
        <w:jc w:val="both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postcondizioni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:</w:t>
      </w:r>
    </w:p>
    <w:p w:rsidR="00000000" w:rsidDel="00000000" w:rsidP="00000000" w:rsidRDefault="00000000" w:rsidRPr="00000000" w14:paraId="00000287">
      <w:pPr>
        <w:numPr>
          <w:ilvl w:val="1"/>
          <w:numId w:val="45"/>
        </w:numPr>
        <w:ind w:left="2160" w:hanging="360"/>
        <w:jc w:val="both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result = True se e solo se: </w:t>
      </w:r>
    </w:p>
    <w:p w:rsidR="00000000" w:rsidDel="00000000" w:rsidP="00000000" w:rsidRDefault="00000000" w:rsidRPr="00000000" w14:paraId="00000288">
      <w:pPr>
        <w:numPr>
          <w:ilvl w:val="2"/>
          <w:numId w:val="45"/>
        </w:numPr>
        <w:ind w:left="2880" w:hanging="360"/>
        <w:jc w:val="both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i</w:t>
      </w:r>
      <w:r w:rsidDel="00000000" w:rsidR="00000000" w:rsidRPr="00000000">
        <w:rPr>
          <w:color w:val="999999"/>
          <w:sz w:val="20"/>
          <w:szCs w:val="20"/>
          <w:shd w:fill="efefef" w:val="clear"/>
          <w:vertAlign w:val="subscript"/>
          <w:rtl w:val="0"/>
        </w:rPr>
        <w:t xml:space="preserve">1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&gt; f</w:t>
      </w:r>
      <w:r w:rsidDel="00000000" w:rsidR="00000000" w:rsidRPr="00000000">
        <w:rPr>
          <w:color w:val="999999"/>
          <w:sz w:val="20"/>
          <w:szCs w:val="20"/>
          <w:shd w:fill="efefef" w:val="clear"/>
          <w:vertAlign w:val="subscript"/>
          <w:rtl w:val="0"/>
        </w:rPr>
        <w:t xml:space="preserve">2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or f</w:t>
      </w:r>
      <w:r w:rsidDel="00000000" w:rsidR="00000000" w:rsidRPr="00000000">
        <w:rPr>
          <w:color w:val="999999"/>
          <w:sz w:val="20"/>
          <w:szCs w:val="20"/>
          <w:shd w:fill="efefef" w:val="clear"/>
          <w:vertAlign w:val="subscript"/>
          <w:rtl w:val="0"/>
        </w:rPr>
        <w:t xml:space="preserve">1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&lt; i</w:t>
      </w:r>
      <w:r w:rsidDel="00000000" w:rsidR="00000000" w:rsidRPr="00000000">
        <w:rPr>
          <w:color w:val="999999"/>
          <w:sz w:val="20"/>
          <w:szCs w:val="20"/>
          <w:shd w:fill="efefef" w:val="clear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-400289884"/>
          <w:dropDownList w:lastValue="pronto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000000"/>
              <w:shd w:fill="78fb73" w:val="clear"/>
            </w:rPr>
            <w:t xml:space="preserve">pronto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jc w:val="right"/>
        <w:rPr>
          <w:b w:val="1"/>
          <w:bCs w:val="1"/>
        </w:rPr>
      </w:pPr>
      <w:hyperlink r:id="rId27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Chiara Macciocchi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# N2</w:t>
      </w:r>
    </w:p>
    <w:p w:rsidR="00000000" w:rsidDel="00000000" w:rsidP="00000000" w:rsidRDefault="00000000" w:rsidRPr="00000000" w14:paraId="0000028C">
      <w:pPr>
        <w:pStyle w:val="Heading5"/>
        <w:spacing w:after="0"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2ctl576qe1g1" w:id="64"/>
      <w:bookmarkEnd w:id="6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non_sovrapposti_data(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i</w:t>
      </w:r>
      <w:r w:rsidDel="00000000" w:rsidR="00000000" w:rsidRPr="00000000">
        <w:rPr>
          <w:b w:val="1"/>
          <w:bCs w:val="1"/>
          <w:color w:val="000000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datetime.date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</w:t>
      </w:r>
      <w:r w:rsidDel="00000000" w:rsidR="00000000" w:rsidRPr="00000000">
        <w:rPr>
          <w:b w:val="1"/>
          <w:bCs w:val="1"/>
          <w:color w:val="000000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datetime.date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</w:t>
      </w:r>
      <w:r w:rsidDel="00000000" w:rsidR="00000000" w:rsidRPr="00000000">
        <w:rPr>
          <w:b w:val="1"/>
          <w:bCs w:val="1"/>
          <w:color w:val="000000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datetime.date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</w:t>
      </w:r>
      <w:r w:rsidDel="00000000" w:rsidR="00000000" w:rsidRPr="00000000">
        <w:rPr>
          <w:b w:val="1"/>
          <w:bCs w:val="1"/>
          <w:color w:val="000000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datetime.date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)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bool</w:t>
      </w:r>
    </w:p>
    <w:p w:rsidR="00000000" w:rsidDel="00000000" w:rsidP="00000000" w:rsidRDefault="00000000" w:rsidRPr="00000000" w14:paraId="0000028D">
      <w:pPr>
        <w:jc w:val="both"/>
        <w:rPr/>
      </w:pPr>
      <w:sdt>
        <w:sdtPr>
          <w:alias w:val="Stato revisione"/>
          <w:id w:val="897575305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b w:val="1"/>
          <w:bCs w:val="1"/>
          <w:rtl w:val="0"/>
        </w:rPr>
        <w:t xml:space="preserve">algoritmo: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line="360" w:lineRule="auto"/>
        <w:rPr/>
      </w:pPr>
      <w:r w:rsidDel="00000000" w:rsidR="00000000" w:rsidRPr="00000000">
        <w:rPr>
          <w:rtl w:val="0"/>
        </w:rPr>
        <w:tab/>
        <w:t xml:space="preserve">if i1 &gt; f1 OR i2 &gt; f2:</w:t>
      </w:r>
    </w:p>
    <w:p w:rsidR="00000000" w:rsidDel="00000000" w:rsidP="00000000" w:rsidRDefault="00000000" w:rsidRPr="00000000" w14:paraId="00000290">
      <w:pPr>
        <w:spacing w:line="360" w:lineRule="auto"/>
        <w:rPr/>
      </w:pPr>
      <w:r w:rsidDel="00000000" w:rsidR="00000000" w:rsidRPr="00000000">
        <w:rPr>
          <w:rtl w:val="0"/>
        </w:rPr>
        <w:tab/>
        <w:tab/>
        <w:t xml:space="preserve">ERRORE</w:t>
      </w:r>
    </w:p>
    <w:p w:rsidR="00000000" w:rsidDel="00000000" w:rsidP="00000000" w:rsidRDefault="00000000" w:rsidRPr="00000000" w14:paraId="00000291">
      <w:pPr>
        <w:spacing w:line="360" w:lineRule="auto"/>
        <w:rPr/>
      </w:pPr>
      <w:r w:rsidDel="00000000" w:rsidR="00000000" w:rsidRPr="00000000">
        <w:rPr>
          <w:rtl w:val="0"/>
        </w:rPr>
        <w:tab/>
        <w:t xml:space="preserve">IF  i1 &gt; f2 OR i2 &gt; f1:</w:t>
      </w:r>
    </w:p>
    <w:p w:rsidR="00000000" w:rsidDel="00000000" w:rsidP="00000000" w:rsidRDefault="00000000" w:rsidRPr="00000000" w14:paraId="00000292">
      <w:pPr>
        <w:spacing w:line="360" w:lineRule="auto"/>
        <w:rPr/>
      </w:pPr>
      <w:r w:rsidDel="00000000" w:rsidR="00000000" w:rsidRPr="00000000">
        <w:rPr>
          <w:rtl w:val="0"/>
        </w:rPr>
        <w:tab/>
        <w:tab/>
        <w:t xml:space="preserve">return TRUE </w:t>
      </w:r>
    </w:p>
    <w:p w:rsidR="00000000" w:rsidDel="00000000" w:rsidP="00000000" w:rsidRDefault="00000000" w:rsidRPr="00000000" w14:paraId="00000293">
      <w:pPr>
        <w:spacing w:line="360" w:lineRule="auto"/>
        <w:rPr/>
      </w:pPr>
      <w:r w:rsidDel="00000000" w:rsidR="00000000" w:rsidRPr="00000000">
        <w:rPr>
          <w:rtl w:val="0"/>
        </w:rPr>
        <w:tab/>
        <w:t xml:space="preserve">altrimenti:</w:t>
      </w:r>
    </w:p>
    <w:p w:rsidR="00000000" w:rsidDel="00000000" w:rsidP="00000000" w:rsidRDefault="00000000" w:rsidRPr="00000000" w14:paraId="00000294">
      <w:pPr>
        <w:spacing w:line="360" w:lineRule="auto"/>
        <w:rPr/>
      </w:pPr>
      <w:r w:rsidDel="00000000" w:rsidR="00000000" w:rsidRPr="00000000">
        <w:rPr>
          <w:rtl w:val="0"/>
        </w:rPr>
        <w:tab/>
        <w:tab/>
        <w:t xml:space="preserve">return FALSE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jc w:val="both"/>
        <w:rPr>
          <w:b w:val="1"/>
          <w:bCs w:val="1"/>
          <w:sz w:val="20"/>
          <w:szCs w:val="20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jc w:val="both"/>
        <w:rPr>
          <w:b w:val="1"/>
          <w:b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non_sovrapposti_orariogiorno(og1: OrarioGiorno, og2: OrarioGiorno): Booleano</w:t>
      </w:r>
    </w:p>
    <w:p w:rsidR="00000000" w:rsidDel="00000000" w:rsidP="00000000" w:rsidRDefault="00000000" w:rsidRPr="00000000" w14:paraId="00000298">
      <w:pPr>
        <w:numPr>
          <w:ilvl w:val="0"/>
          <w:numId w:val="27"/>
        </w:numPr>
        <w:ind w:left="1440" w:hanging="360"/>
        <w:jc w:val="both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precondizioni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:</w:t>
      </w:r>
    </w:p>
    <w:p w:rsidR="00000000" w:rsidDel="00000000" w:rsidP="00000000" w:rsidRDefault="00000000" w:rsidRPr="00000000" w14:paraId="00000299">
      <w:pPr>
        <w:numPr>
          <w:ilvl w:val="1"/>
          <w:numId w:val="27"/>
        </w:numPr>
        <w:ind w:left="2160" w:hanging="360"/>
        <w:jc w:val="both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nessuna</w:t>
      </w:r>
    </w:p>
    <w:p w:rsidR="00000000" w:rsidDel="00000000" w:rsidP="00000000" w:rsidRDefault="00000000" w:rsidRPr="00000000" w14:paraId="0000029A">
      <w:pPr>
        <w:numPr>
          <w:ilvl w:val="0"/>
          <w:numId w:val="27"/>
        </w:numPr>
        <w:ind w:left="1440" w:hanging="360"/>
        <w:jc w:val="both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postcondizioni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:</w:t>
      </w:r>
    </w:p>
    <w:p w:rsidR="00000000" w:rsidDel="00000000" w:rsidP="00000000" w:rsidRDefault="00000000" w:rsidRPr="00000000" w14:paraId="0000029B">
      <w:pPr>
        <w:numPr>
          <w:ilvl w:val="1"/>
          <w:numId w:val="27"/>
        </w:numPr>
        <w:ind w:left="2160" w:hanging="360"/>
        <w:jc w:val="both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Result = True </w:t>
      </w:r>
    </w:p>
    <w:p w:rsidR="00000000" w:rsidDel="00000000" w:rsidP="00000000" w:rsidRDefault="00000000" w:rsidRPr="00000000" w14:paraId="0000029C">
      <w:pPr>
        <w:numPr>
          <w:ilvl w:val="2"/>
          <w:numId w:val="27"/>
        </w:numPr>
        <w:ind w:left="2880" w:hanging="360"/>
        <w:jc w:val="both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se e solo se </w:t>
      </w:r>
    </w:p>
    <w:p w:rsidR="00000000" w:rsidDel="00000000" w:rsidP="00000000" w:rsidRDefault="00000000" w:rsidRPr="00000000" w14:paraId="0000029D">
      <w:pPr>
        <w:numPr>
          <w:ilvl w:val="3"/>
          <w:numId w:val="27"/>
        </w:numPr>
        <w:ind w:left="3600" w:hanging="360"/>
        <w:jc w:val="both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[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og1.giorno_settimana</w:t>
      </w:r>
      <w:r w:rsidDel="00000000" w:rsidR="00000000" w:rsidRPr="00000000">
        <w:rPr>
          <w:rFonts w:ascii="Arial Unicode MS" w:cs="Arial Unicode MS" w:eastAsia="Arial Unicode MS" w:hAnsi="Arial Unicode MS"/>
          <w:color w:val="999999"/>
          <w:sz w:val="20"/>
          <w:szCs w:val="20"/>
          <w:shd w:fill="efefef" w:val="clear"/>
          <w:rtl w:val="0"/>
        </w:rPr>
        <w:t xml:space="preserve"> ≠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og2.giorno_settimana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ind w:left="3600" w:firstLine="720"/>
        <w:jc w:val="both"/>
        <w:rPr>
          <w:b w:val="1"/>
          <w:b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oppure</w:t>
      </w:r>
    </w:p>
    <w:p w:rsidR="00000000" w:rsidDel="00000000" w:rsidP="00000000" w:rsidRDefault="00000000" w:rsidRPr="00000000" w14:paraId="0000029F">
      <w:pPr>
        <w:numPr>
          <w:ilvl w:val="3"/>
          <w:numId w:val="27"/>
        </w:numPr>
        <w:ind w:left="3600" w:hanging="360"/>
        <w:jc w:val="both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og1.giorno_settimana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=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og2.giorno_settimana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ind w:left="4320" w:firstLine="0"/>
        <w:jc w:val="both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e</w:t>
      </w:r>
    </w:p>
    <w:p w:rsidR="00000000" w:rsidDel="00000000" w:rsidP="00000000" w:rsidRDefault="00000000" w:rsidRPr="00000000" w14:paraId="000002A1">
      <w:pPr>
        <w:numPr>
          <w:ilvl w:val="3"/>
          <w:numId w:val="27"/>
        </w:numPr>
        <w:ind w:left="3600" w:hanging="360"/>
        <w:jc w:val="both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NON ESISTE un t: Ora tale che </w:t>
      </w:r>
    </w:p>
    <w:p w:rsidR="00000000" w:rsidDel="00000000" w:rsidP="00000000" w:rsidRDefault="00000000" w:rsidRPr="00000000" w14:paraId="000002A2">
      <w:pPr>
        <w:numPr>
          <w:ilvl w:val="4"/>
          <w:numId w:val="27"/>
        </w:numPr>
        <w:ind w:left="4320" w:hanging="360"/>
        <w:jc w:val="both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og1.ora_inizio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&lt;= t &lt;=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og1.ora_fine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e </w:t>
      </w:r>
    </w:p>
    <w:p w:rsidR="00000000" w:rsidDel="00000000" w:rsidP="00000000" w:rsidRDefault="00000000" w:rsidRPr="00000000" w14:paraId="000002A3">
      <w:pPr>
        <w:numPr>
          <w:ilvl w:val="4"/>
          <w:numId w:val="27"/>
        </w:numPr>
        <w:ind w:left="4320" w:hanging="360"/>
        <w:jc w:val="both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og2.ora_inizio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&lt;= t &lt;=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og2.ora_fine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 ]</w:t>
      </w:r>
    </w:p>
    <w:p w:rsidR="00000000" w:rsidDel="00000000" w:rsidP="00000000" w:rsidRDefault="00000000" w:rsidRPr="00000000" w14:paraId="000002A4">
      <w:pPr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1638034042"/>
          <w:dropDownList w:lastValue="pronto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000000"/>
              <w:shd w:fill="78fb73" w:val="clear"/>
            </w:rPr>
            <w:t xml:space="preserve">pronto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jc w:val="right"/>
        <w:rPr>
          <w:b w:val="1"/>
          <w:bCs w:val="1"/>
        </w:rPr>
      </w:pPr>
      <w:hyperlink r:id="rId28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Nataliia Borovyk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# N3</w:t>
      </w:r>
    </w:p>
    <w:p w:rsidR="00000000" w:rsidDel="00000000" w:rsidP="00000000" w:rsidRDefault="00000000" w:rsidRPr="00000000" w14:paraId="000002A7">
      <w:pPr>
        <w:pStyle w:val="Heading5"/>
        <w:spacing w:after="0"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49uu6dvudml6" w:id="65"/>
      <w:bookmarkEnd w:id="6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non_sovrapposti_orariogiorno(og1: OrarioGiorno, og2: OrarioGiorno): bool</w:t>
      </w:r>
    </w:p>
    <w:p w:rsidR="00000000" w:rsidDel="00000000" w:rsidP="00000000" w:rsidRDefault="00000000" w:rsidRPr="00000000" w14:paraId="000002A8">
      <w:pPr>
        <w:jc w:val="both"/>
        <w:rPr/>
      </w:pPr>
      <w:sdt>
        <w:sdtPr>
          <w:alias w:val="Stato revisione"/>
          <w:id w:val="794686491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algoritmo: </w:t>
      </w:r>
    </w:p>
    <w:p w:rsidR="00000000" w:rsidDel="00000000" w:rsidP="00000000" w:rsidRDefault="00000000" w:rsidRPr="00000000" w14:paraId="000002AA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se   </w:t>
      </w:r>
      <w:r w:rsidDel="00000000" w:rsidR="00000000" w:rsidRPr="00000000">
        <w:rPr>
          <w:rtl w:val="0"/>
        </w:rPr>
        <w:t xml:space="preserve">og1.giorno_settimana</w:t>
      </w:r>
      <w:r w:rsidDel="00000000" w:rsidR="00000000" w:rsidRPr="00000000">
        <w:rPr>
          <w:rtl w:val="0"/>
        </w:rPr>
        <w:t xml:space="preserve">  !=  </w:t>
      </w:r>
      <w:r w:rsidDel="00000000" w:rsidR="00000000" w:rsidRPr="00000000">
        <w:rPr>
          <w:rtl w:val="0"/>
        </w:rPr>
        <w:t xml:space="preserve">og2.giorno_settimana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line="360" w:lineRule="auto"/>
        <w:ind w:left="720" w:firstLine="720"/>
        <w:rPr/>
      </w:pPr>
      <w:r w:rsidDel="00000000" w:rsidR="00000000" w:rsidRPr="00000000">
        <w:rPr>
          <w:rtl w:val="0"/>
        </w:rPr>
        <w:t xml:space="preserve"> return True</w:t>
      </w:r>
    </w:p>
    <w:p w:rsidR="00000000" w:rsidDel="00000000" w:rsidP="00000000" w:rsidRDefault="00000000" w:rsidRPr="00000000" w14:paraId="000002AC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se   </w:t>
      </w:r>
      <w:r w:rsidDel="00000000" w:rsidR="00000000" w:rsidRPr="00000000">
        <w:rPr>
          <w:rtl w:val="0"/>
        </w:rPr>
        <w:t xml:space="preserve">og2.ora_fine</w:t>
      </w:r>
      <w:r w:rsidDel="00000000" w:rsidR="00000000" w:rsidRPr="00000000">
        <w:rPr>
          <w:rtl w:val="0"/>
        </w:rPr>
        <w:t xml:space="preserve"> &lt;= </w:t>
      </w:r>
      <w:r w:rsidDel="00000000" w:rsidR="00000000" w:rsidRPr="00000000">
        <w:rPr>
          <w:rtl w:val="0"/>
        </w:rPr>
        <w:t xml:space="preserve">og1.ora_inizio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og1.ora_fine</w:t>
      </w:r>
      <w:r w:rsidDel="00000000" w:rsidR="00000000" w:rsidRPr="00000000">
        <w:rPr>
          <w:rtl w:val="0"/>
        </w:rPr>
        <w:t xml:space="preserve"> &lt;= </w:t>
      </w:r>
      <w:r w:rsidDel="00000000" w:rsidR="00000000" w:rsidRPr="00000000">
        <w:rPr>
          <w:rtl w:val="0"/>
        </w:rPr>
        <w:t xml:space="preserve">og2.ora_inizio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line="360" w:lineRule="auto"/>
        <w:ind w:left="720" w:firstLine="720"/>
        <w:rPr/>
      </w:pPr>
      <w:r w:rsidDel="00000000" w:rsidR="00000000" w:rsidRPr="00000000">
        <w:rPr>
          <w:rtl w:val="0"/>
        </w:rPr>
        <w:t xml:space="preserve">return True</w:t>
      </w:r>
    </w:p>
    <w:p w:rsidR="00000000" w:rsidDel="00000000" w:rsidP="00000000" w:rsidRDefault="00000000" w:rsidRPr="00000000" w14:paraId="000002AE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altrimenti</w:t>
      </w:r>
    </w:p>
    <w:p w:rsidR="00000000" w:rsidDel="00000000" w:rsidP="00000000" w:rsidRDefault="00000000" w:rsidRPr="00000000" w14:paraId="000002AF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ab/>
        <w:t xml:space="preserve">return False</w:t>
      </w:r>
    </w:p>
    <w:p w:rsidR="00000000" w:rsidDel="00000000" w:rsidP="00000000" w:rsidRDefault="00000000" w:rsidRPr="00000000" w14:paraId="000002B0">
      <w:pPr>
        <w:rPr>
          <w:color w:val="99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4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gxt2xcst0fvr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Vincoli Esterni</w:t>
      </w:r>
    </w:p>
    <w:p w:rsidR="00000000" w:rsidDel="00000000" w:rsidP="00000000" w:rsidRDefault="00000000" w:rsidRPr="00000000" w14:paraId="000002B3">
      <w:pPr>
        <w:pStyle w:val="Heading5"/>
        <w:rPr>
          <w:b w:val="1"/>
          <w:bCs w:val="1"/>
          <w:color w:val="000000"/>
          <w:sz w:val="24"/>
          <w:szCs w:val="24"/>
        </w:rPr>
      </w:pPr>
      <w:bookmarkStart w:colFirst="0" w:colLast="0" w:name="_m4x2nyj7clp8" w:id="67"/>
      <w:bookmarkEnd w:id="6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[V.IstanteCreazioneMinoreDataOraPrenotata]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2B4">
      <w:pPr>
        <w:rPr/>
      </w:pPr>
      <w:sdt>
        <w:sdtPr>
          <w:alias w:val="Stato revisione"/>
          <w:id w:val="1884814452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Per ogni </w:t>
      </w:r>
      <w:r w:rsidDel="00000000" w:rsidR="00000000" w:rsidRPr="00000000">
        <w:rPr>
          <w:rtl w:val="0"/>
        </w:rPr>
        <w:t xml:space="preserve">p:Prenotazione</w:t>
      </w:r>
      <w:r w:rsidDel="00000000" w:rsidR="00000000" w:rsidRPr="00000000">
        <w:rPr>
          <w:rtl w:val="0"/>
        </w:rPr>
        <w:t xml:space="preserve"> deve essere vero che </w:t>
      </w:r>
      <w:r w:rsidDel="00000000" w:rsidR="00000000" w:rsidRPr="00000000">
        <w:rPr>
          <w:rtl w:val="0"/>
        </w:rPr>
        <w:t xml:space="preserve">p.istante_creazione</w:t>
      </w:r>
      <w:r w:rsidDel="00000000" w:rsidR="00000000" w:rsidRPr="00000000">
        <w:rPr>
          <w:rtl w:val="0"/>
        </w:rPr>
        <w:t xml:space="preserve"> &lt; </w:t>
      </w:r>
      <w:r w:rsidDel="00000000" w:rsidR="00000000" w:rsidRPr="00000000">
        <w:rPr>
          <w:rtl w:val="0"/>
        </w:rPr>
        <w:t xml:space="preserve">p.data_ora_prenotata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5"/>
        <w:rPr>
          <w:b w:val="1"/>
          <w:bCs w:val="1"/>
          <w:color w:val="000000"/>
          <w:sz w:val="24"/>
          <w:szCs w:val="24"/>
        </w:rPr>
      </w:pPr>
      <w:bookmarkStart w:colFirst="0" w:colLast="0" w:name="_c3gi9wyp6n5a" w:id="68"/>
      <w:bookmarkEnd w:id="6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[V.IstanteCreazioneMinoreDiAccettazione]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sdt>
        <w:sdtPr>
          <w:alias w:val="Stato revisione"/>
          <w:id w:val="-1047647779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Per ogni </w:t>
      </w:r>
      <w:r w:rsidDel="00000000" w:rsidR="00000000" w:rsidRPr="00000000">
        <w:rPr>
          <w:rtl w:val="0"/>
        </w:rPr>
        <w:t xml:space="preserve">p:Prenotazione</w:t>
      </w:r>
      <w:r w:rsidDel="00000000" w:rsidR="00000000" w:rsidRPr="00000000">
        <w:rPr>
          <w:rtl w:val="0"/>
        </w:rPr>
        <w:t xml:space="preserve"> deve essere vero che </w:t>
      </w:r>
      <w:r w:rsidDel="00000000" w:rsidR="00000000" w:rsidRPr="00000000">
        <w:rPr>
          <w:rtl w:val="0"/>
        </w:rPr>
        <w:t xml:space="preserve">p.istante_creazione</w:t>
      </w:r>
      <w:r w:rsidDel="00000000" w:rsidR="00000000" w:rsidRPr="00000000">
        <w:rPr>
          <w:rtl w:val="0"/>
        </w:rPr>
        <w:t xml:space="preserve"> &lt; </w:t>
      </w:r>
      <w:r w:rsidDel="00000000" w:rsidR="00000000" w:rsidRPr="00000000">
        <w:rPr>
          <w:rtl w:val="0"/>
        </w:rPr>
        <w:t xml:space="preserve">p.istante_accettazione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5"/>
        <w:rPr>
          <w:b w:val="1"/>
          <w:bCs w:val="1"/>
          <w:color w:val="000000"/>
          <w:sz w:val="24"/>
          <w:szCs w:val="24"/>
        </w:rPr>
      </w:pPr>
      <w:bookmarkStart w:colFirst="0" w:colLast="0" w:name="_16ymdykhx26k" w:id="69"/>
      <w:bookmarkEnd w:id="6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[V.IstanteCreazioneMinoreDiRifiuto]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sdt>
        <w:sdtPr>
          <w:alias w:val="Stato revisione"/>
          <w:id w:val="1688249985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Per ogni </w:t>
      </w:r>
      <w:r w:rsidDel="00000000" w:rsidR="00000000" w:rsidRPr="00000000">
        <w:rPr>
          <w:rtl w:val="0"/>
        </w:rPr>
        <w:t xml:space="preserve">p:Prenotazione</w:t>
      </w:r>
      <w:r w:rsidDel="00000000" w:rsidR="00000000" w:rsidRPr="00000000">
        <w:rPr>
          <w:rtl w:val="0"/>
        </w:rPr>
        <w:t xml:space="preserve"> deve essere vero che </w:t>
      </w:r>
      <w:r w:rsidDel="00000000" w:rsidR="00000000" w:rsidRPr="00000000">
        <w:rPr>
          <w:rtl w:val="0"/>
        </w:rPr>
        <w:t xml:space="preserve">p.istante_creazione</w:t>
      </w:r>
      <w:r w:rsidDel="00000000" w:rsidR="00000000" w:rsidRPr="00000000">
        <w:rPr>
          <w:rtl w:val="0"/>
        </w:rPr>
        <w:t xml:space="preserve"> &lt; </w:t>
      </w:r>
      <w:r w:rsidDel="00000000" w:rsidR="00000000" w:rsidRPr="00000000">
        <w:rPr>
          <w:rtl w:val="0"/>
        </w:rPr>
        <w:t xml:space="preserve">p.istante_rifiuto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5"/>
        <w:rPr>
          <w:b w:val="1"/>
          <w:bCs w:val="1"/>
          <w:color w:val="000000"/>
          <w:sz w:val="24"/>
          <w:szCs w:val="24"/>
        </w:rPr>
      </w:pPr>
      <w:bookmarkStart w:colFirst="0" w:colLast="0" w:name="_iwgzdda8wykm" w:id="70"/>
      <w:bookmarkEnd w:id="7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[V.DataOraPrenotataNonInPeriodoChiusura]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sdt>
        <w:sdtPr>
          <w:alias w:val="Stato revisione"/>
          <w:id w:val="1696817742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Per </w:t>
      </w:r>
      <w:r w:rsidDel="00000000" w:rsidR="00000000" w:rsidRPr="00000000">
        <w:rPr>
          <w:rtl w:val="0"/>
        </w:rPr>
        <w:t xml:space="preserve">ogni p:Prenotazione</w:t>
      </w:r>
      <w:r w:rsidDel="00000000" w:rsidR="00000000" w:rsidRPr="00000000">
        <w:rPr>
          <w:rtl w:val="0"/>
        </w:rPr>
        <w:t xml:space="preserve"> con valore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p.data_ora_prenotata</w:t>
      </w:r>
      <w:r w:rsidDel="00000000" w:rsidR="00000000" w:rsidRPr="00000000">
        <w:rPr>
          <w:rtl w:val="0"/>
        </w:rPr>
        <w:t xml:space="preserve">  e  (p,r): </w:t>
      </w:r>
      <w:r w:rsidDel="00000000" w:rsidR="00000000" w:rsidRPr="00000000">
        <w:rPr>
          <w:rtl w:val="0"/>
        </w:rPr>
        <w:t xml:space="preserve">pren_ris,</w:t>
      </w:r>
      <w:r w:rsidDel="00000000" w:rsidR="00000000" w:rsidRPr="00000000">
        <w:rPr>
          <w:rtl w:val="0"/>
        </w:rPr>
        <w:t xml:space="preserve">  r:Ristorante.  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r.is_in_periodo_chiusura(i)</w:t>
      </w:r>
      <w:r w:rsidDel="00000000" w:rsidR="00000000" w:rsidRPr="00000000">
        <w:rPr>
          <w:rtl w:val="0"/>
        </w:rPr>
        <w:t xml:space="preserve"> = FALSE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5"/>
        <w:spacing w:after="0" w:before="0" w:lineRule="auto"/>
        <w:rPr>
          <w:b w:val="1"/>
          <w:bCs w:val="1"/>
          <w:color w:val="351c75"/>
        </w:rPr>
      </w:pPr>
      <w:bookmarkStart w:colFirst="0" w:colLast="0" w:name="_epga2qpf48xv" w:id="71"/>
      <w:bookmarkEnd w:id="71"/>
      <w:r w:rsidDel="00000000" w:rsidR="00000000" w:rsidRPr="00000000">
        <w:rPr>
          <w:b w:val="1"/>
          <w:bCs w:val="1"/>
          <w:color w:val="351c75"/>
          <w:rtl w:val="0"/>
        </w:rPr>
        <w:t xml:space="preserve">[Da fusione] per ogni p:Prenotazione:</w:t>
      </w:r>
    </w:p>
    <w:p w:rsidR="00000000" w:rsidDel="00000000" w:rsidP="00000000" w:rsidRDefault="00000000" w:rsidRPr="00000000" w14:paraId="000002C6">
      <w:pPr>
        <w:rPr/>
      </w:pPr>
      <w:sdt>
        <w:sdtPr>
          <w:alias w:val="Stato revisione"/>
          <w:id w:val="-161958599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numPr>
          <w:ilvl w:val="0"/>
          <w:numId w:val="25"/>
        </w:numPr>
        <w:ind w:left="720" w:hanging="360"/>
        <w:rPr>
          <w:color w:val="351c75"/>
        </w:rPr>
      </w:pPr>
      <w:r w:rsidDel="00000000" w:rsidR="00000000" w:rsidRPr="00000000">
        <w:rPr>
          <w:color w:val="351c75"/>
          <w:rtl w:val="0"/>
        </w:rPr>
        <w:t xml:space="preserve">p.istante_accettazione</w:t>
      </w:r>
      <w:r w:rsidDel="00000000" w:rsidR="00000000" w:rsidRPr="00000000">
        <w:rPr>
          <w:color w:val="351c75"/>
          <w:rtl w:val="0"/>
        </w:rPr>
        <w:t xml:space="preserve"> non è valorizzato oppure </w:t>
      </w:r>
      <w:r w:rsidDel="00000000" w:rsidR="00000000" w:rsidRPr="00000000">
        <w:rPr>
          <w:color w:val="351c75"/>
          <w:rtl w:val="0"/>
        </w:rPr>
        <w:t xml:space="preserve">p.istante_rifiutata</w:t>
      </w:r>
      <w:r w:rsidDel="00000000" w:rsidR="00000000" w:rsidRPr="00000000">
        <w:rPr>
          <w:color w:val="351c75"/>
          <w:rtl w:val="0"/>
        </w:rPr>
        <w:t xml:space="preserve"> non è valorizzato</w:t>
      </w:r>
    </w:p>
    <w:p w:rsidR="00000000" w:rsidDel="00000000" w:rsidP="00000000" w:rsidRDefault="00000000" w:rsidRPr="00000000" w14:paraId="000002C8">
      <w:pPr>
        <w:numPr>
          <w:ilvl w:val="0"/>
          <w:numId w:val="25"/>
        </w:numPr>
        <w:ind w:left="720" w:hanging="360"/>
        <w:rPr>
          <w:color w:val="351c75"/>
        </w:rPr>
      </w:pPr>
      <w:r w:rsidDel="00000000" w:rsidR="00000000" w:rsidRPr="00000000">
        <w:rPr>
          <w:color w:val="351c75"/>
          <w:rtl w:val="0"/>
        </w:rPr>
        <w:t xml:space="preserve">p.is_rifiutata</w:t>
      </w:r>
      <w:r w:rsidDel="00000000" w:rsidR="00000000" w:rsidRPr="00000000">
        <w:rPr>
          <w:color w:val="351c75"/>
          <w:rtl w:val="0"/>
        </w:rPr>
        <w:t xml:space="preserve"> non è valorizzato se e solo se </w:t>
      </w:r>
      <w:r w:rsidDel="00000000" w:rsidR="00000000" w:rsidRPr="00000000">
        <w:rPr>
          <w:color w:val="351c75"/>
          <w:rtl w:val="0"/>
        </w:rPr>
        <w:t xml:space="preserve">p.istante_accettazione</w:t>
      </w:r>
      <w:r w:rsidDel="00000000" w:rsidR="00000000" w:rsidRPr="00000000">
        <w:rPr>
          <w:color w:val="351c75"/>
          <w:rtl w:val="0"/>
        </w:rPr>
        <w:t xml:space="preserve"> e </w:t>
      </w:r>
      <w:r w:rsidDel="00000000" w:rsidR="00000000" w:rsidRPr="00000000">
        <w:rPr>
          <w:color w:val="351c75"/>
          <w:rtl w:val="0"/>
        </w:rPr>
        <w:t xml:space="preserve">p.istante_rifiutata</w:t>
      </w:r>
      <w:r w:rsidDel="00000000" w:rsidR="00000000" w:rsidRPr="00000000">
        <w:rPr>
          <w:color w:val="351c75"/>
          <w:rtl w:val="0"/>
        </w:rPr>
        <w:t xml:space="preserve"> non sono valorizzati</w:t>
      </w:r>
    </w:p>
    <w:p w:rsidR="00000000" w:rsidDel="00000000" w:rsidP="00000000" w:rsidRDefault="00000000" w:rsidRPr="00000000" w14:paraId="000002C9">
      <w:pPr>
        <w:numPr>
          <w:ilvl w:val="0"/>
          <w:numId w:val="25"/>
        </w:numPr>
        <w:ind w:left="720" w:hanging="360"/>
        <w:rPr>
          <w:color w:val="351c75"/>
        </w:rPr>
      </w:pPr>
      <w:r w:rsidDel="00000000" w:rsidR="00000000" w:rsidRPr="00000000">
        <w:rPr>
          <w:color w:val="351c75"/>
          <w:rtl w:val="0"/>
        </w:rPr>
        <w:t xml:space="preserve">p.is_rifiutata</w:t>
      </w:r>
      <w:r w:rsidDel="00000000" w:rsidR="00000000" w:rsidRPr="00000000">
        <w:rPr>
          <w:color w:val="351c75"/>
          <w:rtl w:val="0"/>
        </w:rPr>
        <w:t xml:space="preserve"> = TRUE se e solo se </w:t>
      </w:r>
      <w:r w:rsidDel="00000000" w:rsidR="00000000" w:rsidRPr="00000000">
        <w:rPr>
          <w:color w:val="351c75"/>
          <w:rtl w:val="0"/>
        </w:rPr>
        <w:t xml:space="preserve">p.istante_rifiutata</w:t>
      </w:r>
      <w:r w:rsidDel="00000000" w:rsidR="00000000" w:rsidRPr="00000000">
        <w:rPr>
          <w:color w:val="351c75"/>
          <w:rtl w:val="0"/>
        </w:rPr>
        <w:t xml:space="preserve"> è valorizzato;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ind w:left="720" w:firstLine="0"/>
        <w:rPr>
          <w:color w:val="351c7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5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3a8th32yeiow" w:id="72"/>
      <w:bookmarkEnd w:id="7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[v.OrarioGiorno.NonSovrapposto]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sdt>
        <w:sdtPr>
          <w:alias w:val="Stato revisione"/>
          <w:id w:val="594392893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CD">
      <w:pPr>
        <w:numPr>
          <w:ilvl w:val="0"/>
          <w:numId w:val="5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Per ogni r:Ristorante</w:t>
      </w:r>
    </w:p>
    <w:p w:rsidR="00000000" w:rsidDel="00000000" w:rsidP="00000000" w:rsidRDefault="00000000" w:rsidRPr="00000000" w14:paraId="000002CE">
      <w:pPr>
        <w:numPr>
          <w:ilvl w:val="1"/>
          <w:numId w:val="54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Per ogni pc: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Periodo</w:t>
        </w:r>
      </w:hyperlink>
      <w:r w:rsidDel="00000000" w:rsidR="00000000" w:rsidRPr="00000000">
        <w:rPr>
          <w:rtl w:val="0"/>
        </w:rPr>
        <w:t xml:space="preserve"> tale che pc è uno dei valori di </w:t>
      </w:r>
      <w:r w:rsidDel="00000000" w:rsidR="00000000" w:rsidRPr="00000000">
        <w:rPr>
          <w:rtl w:val="0"/>
        </w:rPr>
        <w:t xml:space="preserve">r.periodo_chiusura;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numPr>
          <w:ilvl w:val="2"/>
          <w:numId w:val="54"/>
        </w:numPr>
        <w:ind w:left="2160" w:hanging="360"/>
        <w:jc w:val="both"/>
      </w:pPr>
      <w:r w:rsidDel="00000000" w:rsidR="00000000" w:rsidRPr="00000000">
        <w:rPr>
          <w:rtl w:val="0"/>
        </w:rPr>
        <w:t xml:space="preserve">Per ogni coppia di valori distinti </w:t>
      </w:r>
      <w:r w:rsidDel="00000000" w:rsidR="00000000" w:rsidRPr="00000000">
        <w:rPr>
          <w:rtl w:val="0"/>
        </w:rPr>
        <w:t xml:space="preserve">og1:OrarioGiorno,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og2:OrarioGiorno</w:t>
      </w:r>
      <w:r w:rsidDel="00000000" w:rsidR="00000000" w:rsidRPr="00000000">
        <w:rPr>
          <w:rtl w:val="0"/>
        </w:rPr>
        <w:t xml:space="preserve"> di </w:t>
      </w:r>
      <w:hyperlink r:id="rId30">
        <w:r w:rsidDel="00000000" w:rsidR="00000000" w:rsidRPr="00000000">
          <w:rPr>
            <w:rtl w:val="0"/>
          </w:rPr>
          <w:t xml:space="preserve">pc.o</w:t>
        </w:r>
      </w:hyperlink>
      <w:r w:rsidDel="00000000" w:rsidR="00000000" w:rsidRPr="00000000">
        <w:rPr>
          <w:rtl w:val="0"/>
        </w:rPr>
        <w:t xml:space="preserve">rari, </w:t>
      </w:r>
    </w:p>
    <w:p w:rsidR="00000000" w:rsidDel="00000000" w:rsidP="00000000" w:rsidRDefault="00000000" w:rsidRPr="00000000" w14:paraId="000002D0">
      <w:pPr>
        <w:ind w:left="2160" w:firstLine="720"/>
        <w:jc w:val="both"/>
        <w:rPr/>
      </w:pPr>
      <w:r w:rsidDel="00000000" w:rsidR="00000000" w:rsidRPr="00000000">
        <w:rPr>
          <w:rtl w:val="0"/>
        </w:rPr>
        <w:t xml:space="preserve">deve essere vero che </w:t>
      </w:r>
    </w:p>
    <w:p w:rsidR="00000000" w:rsidDel="00000000" w:rsidP="00000000" w:rsidRDefault="00000000" w:rsidRPr="00000000" w14:paraId="000002D1">
      <w:pPr>
        <w:numPr>
          <w:ilvl w:val="4"/>
          <w:numId w:val="54"/>
        </w:numPr>
        <w:ind w:left="3600" w:hanging="360"/>
        <w:jc w:val="both"/>
      </w:pPr>
      <w:r w:rsidDel="00000000" w:rsidR="00000000" w:rsidRPr="00000000">
        <w:rPr>
          <w:rtl w:val="0"/>
        </w:rPr>
        <w:t xml:space="preserve">non_sovrapposti_orariogiorno(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numPr>
          <w:ilvl w:val="6"/>
          <w:numId w:val="54"/>
        </w:numPr>
        <w:ind w:left="5040" w:hanging="360"/>
        <w:jc w:val="both"/>
      </w:pPr>
      <w:r w:rsidDel="00000000" w:rsidR="00000000" w:rsidRPr="00000000">
        <w:rPr>
          <w:rtl w:val="0"/>
        </w:rPr>
        <w:t xml:space="preserve">og1:OrarioGiorno,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numPr>
          <w:ilvl w:val="6"/>
          <w:numId w:val="54"/>
        </w:numPr>
        <w:ind w:left="5040" w:hanging="360"/>
        <w:jc w:val="both"/>
      </w:pPr>
      <w:r w:rsidDel="00000000" w:rsidR="00000000" w:rsidRPr="00000000">
        <w:rPr>
          <w:rtl w:val="0"/>
        </w:rPr>
        <w:t xml:space="preserve">og2:OrarioGiorno)</w:t>
      </w:r>
      <w:r w:rsidDel="00000000" w:rsidR="00000000" w:rsidRPr="00000000">
        <w:rPr>
          <w:rtl w:val="0"/>
        </w:rPr>
        <w:t xml:space="preserve"> = True</w:t>
        <w:tab/>
      </w:r>
    </w:p>
    <w:p w:rsidR="00000000" w:rsidDel="00000000" w:rsidP="00000000" w:rsidRDefault="00000000" w:rsidRPr="00000000" w14:paraId="000002D4">
      <w:pPr>
        <w:pStyle w:val="Heading5"/>
        <w:jc w:val="both"/>
        <w:rPr/>
      </w:pPr>
      <w:bookmarkStart w:colFirst="0" w:colLast="0" w:name="_4lmqjr1q7ds8" w:id="73"/>
      <w:bookmarkEnd w:id="7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[v.OrarioGiorno.NonSovrapposto]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jc w:val="both"/>
        <w:rPr/>
      </w:pPr>
      <w:sdt>
        <w:sdtPr>
          <w:alias w:val="Stato revisione"/>
          <w:id w:val="-1020095656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D6">
      <w:pPr>
        <w:numPr>
          <w:ilvl w:val="0"/>
          <w:numId w:val="5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Per ogni r:Ristorante</w:t>
      </w:r>
    </w:p>
    <w:p w:rsidR="00000000" w:rsidDel="00000000" w:rsidP="00000000" w:rsidRDefault="00000000" w:rsidRPr="00000000" w14:paraId="000002D7">
      <w:pPr>
        <w:numPr>
          <w:ilvl w:val="1"/>
          <w:numId w:val="54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Per ogni pc: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Periodo</w:t>
        </w:r>
      </w:hyperlink>
      <w:r w:rsidDel="00000000" w:rsidR="00000000" w:rsidRPr="00000000">
        <w:rPr>
          <w:rtl w:val="0"/>
        </w:rPr>
        <w:t xml:space="preserve"> tale che pc è uno dei valori di </w:t>
      </w:r>
      <w:r w:rsidDel="00000000" w:rsidR="00000000" w:rsidRPr="00000000">
        <w:rPr>
          <w:rtl w:val="0"/>
        </w:rPr>
        <w:t xml:space="preserve">r.periodo_chiusura;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numPr>
          <w:ilvl w:val="2"/>
          <w:numId w:val="54"/>
        </w:numPr>
        <w:ind w:left="2160" w:hanging="360"/>
        <w:jc w:val="both"/>
      </w:pPr>
      <w:r w:rsidDel="00000000" w:rsidR="00000000" w:rsidRPr="00000000">
        <w:rPr>
          <w:rtl w:val="0"/>
        </w:rPr>
        <w:t xml:space="preserve">Per ogni coppia di valori distinti </w:t>
      </w:r>
      <w:r w:rsidDel="00000000" w:rsidR="00000000" w:rsidRPr="00000000">
        <w:rPr>
          <w:rtl w:val="0"/>
        </w:rPr>
        <w:t xml:space="preserve">og1:OrarioGiorno,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og2:OrarioGiorno</w:t>
      </w:r>
      <w:r w:rsidDel="00000000" w:rsidR="00000000" w:rsidRPr="00000000">
        <w:rPr>
          <w:rtl w:val="0"/>
        </w:rPr>
        <w:t xml:space="preserve"> di </w:t>
      </w:r>
      <w:hyperlink r:id="rId32">
        <w:r w:rsidDel="00000000" w:rsidR="00000000" w:rsidRPr="00000000">
          <w:rPr>
            <w:rtl w:val="0"/>
          </w:rPr>
          <w:t xml:space="preserve">pc.o</w:t>
        </w:r>
      </w:hyperlink>
      <w:r w:rsidDel="00000000" w:rsidR="00000000" w:rsidRPr="00000000">
        <w:rPr>
          <w:rtl w:val="0"/>
        </w:rPr>
        <w:t xml:space="preserve">rari, </w:t>
      </w:r>
    </w:p>
    <w:p w:rsidR="00000000" w:rsidDel="00000000" w:rsidP="00000000" w:rsidRDefault="00000000" w:rsidRPr="00000000" w14:paraId="000002D9">
      <w:pPr>
        <w:ind w:left="2160" w:firstLine="720"/>
        <w:jc w:val="both"/>
        <w:rPr/>
      </w:pPr>
      <w:r w:rsidDel="00000000" w:rsidR="00000000" w:rsidRPr="00000000">
        <w:rPr>
          <w:rtl w:val="0"/>
        </w:rPr>
        <w:t xml:space="preserve">deve essere vero che </w:t>
      </w:r>
    </w:p>
    <w:p w:rsidR="00000000" w:rsidDel="00000000" w:rsidP="00000000" w:rsidRDefault="00000000" w:rsidRPr="00000000" w14:paraId="000002DA">
      <w:pPr>
        <w:numPr>
          <w:ilvl w:val="4"/>
          <w:numId w:val="54"/>
        </w:numPr>
        <w:ind w:left="3600" w:hanging="360"/>
        <w:jc w:val="both"/>
      </w:pPr>
      <w:r w:rsidDel="00000000" w:rsidR="00000000" w:rsidRPr="00000000">
        <w:rPr>
          <w:rtl w:val="0"/>
        </w:rPr>
        <w:t xml:space="preserve">non_sovrapposti_orariogiorno(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numPr>
          <w:ilvl w:val="6"/>
          <w:numId w:val="54"/>
        </w:numPr>
        <w:ind w:left="5040" w:hanging="360"/>
        <w:jc w:val="both"/>
      </w:pPr>
      <w:r w:rsidDel="00000000" w:rsidR="00000000" w:rsidRPr="00000000">
        <w:rPr>
          <w:rtl w:val="0"/>
        </w:rPr>
        <w:t xml:space="preserve">og1:OrarioGiorno,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numPr>
          <w:ilvl w:val="6"/>
          <w:numId w:val="54"/>
        </w:numPr>
        <w:ind w:left="5040" w:hanging="360"/>
        <w:jc w:val="both"/>
      </w:pPr>
      <w:r w:rsidDel="00000000" w:rsidR="00000000" w:rsidRPr="00000000">
        <w:rPr>
          <w:rtl w:val="0"/>
        </w:rPr>
        <w:t xml:space="preserve">og2:OrarioGiorno)</w:t>
      </w:r>
      <w:r w:rsidDel="00000000" w:rsidR="00000000" w:rsidRPr="00000000">
        <w:rPr>
          <w:rtl w:val="0"/>
        </w:rPr>
        <w:t xml:space="preserve"> = True</w:t>
      </w:r>
    </w:p>
    <w:p w:rsidR="00000000" w:rsidDel="00000000" w:rsidP="00000000" w:rsidRDefault="00000000" w:rsidRPr="00000000" w14:paraId="000002DD">
      <w:pPr>
        <w:pStyle w:val="Heading3"/>
        <w:rPr>
          <w:b w:val="1"/>
          <w:bCs w:val="1"/>
          <w:sz w:val="30"/>
          <w:szCs w:val="30"/>
          <w:u w:val="single"/>
        </w:rPr>
      </w:pPr>
      <w:bookmarkStart w:colFirst="0" w:colLast="0" w:name="_fvdxrdybibhd" w:id="74"/>
      <w:bookmarkEnd w:id="74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2.2.2. Specifica della classe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  <w:hyperlink r:id="rId33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Ristorante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4"/>
        <w:jc w:val="center"/>
        <w:rPr>
          <w:b w:val="1"/>
          <w:bCs w:val="1"/>
          <w:color w:val="000000"/>
          <w:sz w:val="30"/>
          <w:szCs w:val="30"/>
        </w:rPr>
      </w:pPr>
      <w:bookmarkStart w:colFirst="0" w:colLast="0" w:name="_7sk9t8xke9w2" w:id="75"/>
      <w:bookmarkEnd w:id="75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Operazioni ausiliarie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b w:val="1"/>
          <w:b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is_in_periodo_chiusura(i: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DataOra)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 : Booleano</w:t>
      </w:r>
    </w:p>
    <w:p w:rsidR="00000000" w:rsidDel="00000000" w:rsidP="00000000" w:rsidRDefault="00000000" w:rsidRPr="00000000" w14:paraId="000002E1">
      <w:pPr>
        <w:numPr>
          <w:ilvl w:val="0"/>
          <w:numId w:val="53"/>
        </w:numPr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precondizioni : nessuna</w:t>
      </w:r>
    </w:p>
    <w:p w:rsidR="00000000" w:rsidDel="00000000" w:rsidP="00000000" w:rsidRDefault="00000000" w:rsidRPr="00000000" w14:paraId="000002E2">
      <w:pPr>
        <w:numPr>
          <w:ilvl w:val="0"/>
          <w:numId w:val="53"/>
        </w:numPr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postcondizioni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:</w:t>
      </w:r>
    </w:p>
    <w:p w:rsidR="00000000" w:rsidDel="00000000" w:rsidP="00000000" w:rsidRDefault="00000000" w:rsidRPr="00000000" w14:paraId="000002E3">
      <w:pPr>
        <w:numPr>
          <w:ilvl w:val="1"/>
          <w:numId w:val="53"/>
        </w:numPr>
        <w:ind w:left="216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result = 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 FALSE</w:t>
      </w:r>
      <w:r w:rsidDel="00000000" w:rsidR="00000000" w:rsidRPr="00000000">
        <w:rPr>
          <w:rFonts w:ascii="Arial Unicode MS" w:cs="Arial Unicode MS" w:eastAsia="Arial Unicode MS" w:hAnsi="Arial Unicode MS"/>
          <w:color w:val="999999"/>
          <w:sz w:val="20"/>
          <w:szCs w:val="20"/>
          <w:shd w:fill="efefef" w:val="clear"/>
          <w:rtl w:val="0"/>
        </w:rPr>
        <w:t xml:space="preserve">⇔ [  </w:t>
      </w:r>
    </w:p>
    <w:p w:rsidR="00000000" w:rsidDel="00000000" w:rsidP="00000000" w:rsidRDefault="00000000" w:rsidRPr="00000000" w14:paraId="000002E4">
      <w:pPr>
        <w:numPr>
          <w:ilvl w:val="2"/>
          <w:numId w:val="53"/>
        </w:numPr>
        <w:ind w:left="288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i</w:t>
      </w:r>
      <w:r w:rsidDel="00000000" w:rsidR="00000000" w:rsidRPr="00000000">
        <w:rPr>
          <w:rFonts w:ascii="Arial Unicode MS" w:cs="Arial Unicode MS" w:eastAsia="Arial Unicode MS" w:hAnsi="Arial Unicode MS"/>
          <w:color w:val="999999"/>
          <w:sz w:val="20"/>
          <w:szCs w:val="20"/>
          <w:shd w:fill="efefef" w:val="clear"/>
          <w:rtl w:val="0"/>
        </w:rPr>
        <w:t xml:space="preserve"> ∉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[this.periodo_chiusura.data_inizio,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this.periodo_chiusura.data_fine]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ind w:left="3600" w:firstLine="0"/>
        <w:rPr>
          <w:b w:val="1"/>
          <w:b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oppure</w:t>
      </w:r>
    </w:p>
    <w:p w:rsidR="00000000" w:rsidDel="00000000" w:rsidP="00000000" w:rsidRDefault="00000000" w:rsidRPr="00000000" w14:paraId="000002E6">
      <w:pPr>
        <w:numPr>
          <w:ilvl w:val="2"/>
          <w:numId w:val="53"/>
        </w:numPr>
        <w:ind w:left="288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per ogni valore og di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this.periodo_chiusura.orari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numPr>
          <w:ilvl w:val="3"/>
          <w:numId w:val="53"/>
        </w:numPr>
        <w:ind w:left="360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i</w:t>
      </w:r>
      <w:r w:rsidDel="00000000" w:rsidR="00000000" w:rsidRPr="00000000">
        <w:rPr>
          <w:rFonts w:ascii="Arial Unicode MS" w:cs="Arial Unicode MS" w:eastAsia="Arial Unicode MS" w:hAnsi="Arial Unicode MS"/>
          <w:color w:val="999999"/>
          <w:sz w:val="20"/>
          <w:szCs w:val="20"/>
          <w:shd w:fill="efefef" w:val="clear"/>
          <w:rtl w:val="0"/>
        </w:rPr>
        <w:t xml:space="preserve">.data.giorno.settimana ≠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og.giorno_settimana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ind w:left="3600" w:firstLine="72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oppure </w:t>
      </w:r>
    </w:p>
    <w:p w:rsidR="00000000" w:rsidDel="00000000" w:rsidP="00000000" w:rsidRDefault="00000000" w:rsidRPr="00000000" w14:paraId="000002E9">
      <w:pPr>
        <w:numPr>
          <w:ilvl w:val="3"/>
          <w:numId w:val="53"/>
        </w:numPr>
        <w:ind w:left="360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(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i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.data.ora &lt;=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og.ora_inizio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)  or  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i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.data.ora &gt;=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og.ora_fine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]</w:t>
      </w:r>
    </w:p>
    <w:p w:rsidR="00000000" w:rsidDel="00000000" w:rsidP="00000000" w:rsidRDefault="00000000" w:rsidRPr="00000000" w14:paraId="000002EA">
      <w:pPr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-596145459"/>
          <w:dropDownList w:lastValue="pronto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000000"/>
              <w:shd w:fill="78fb73" w:val="clear"/>
            </w:rPr>
            <w:t xml:space="preserve">pronto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jc w:val="right"/>
        <w:rPr>
          <w:b w:val="1"/>
          <w:bCs w:val="1"/>
        </w:rPr>
      </w:pPr>
      <w:hyperlink r:id="rId34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Nataliia Borovyk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# N6</w:t>
      </w:r>
    </w:p>
    <w:p w:rsidR="00000000" w:rsidDel="00000000" w:rsidP="00000000" w:rsidRDefault="00000000" w:rsidRPr="00000000" w14:paraId="000002ED">
      <w:pPr>
        <w:pStyle w:val="Heading5"/>
        <w:spacing w:after="0"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g2p1jnpubn73" w:id="76"/>
      <w:bookmarkEnd w:id="7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is_in_periodo_chiusura(i: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datetime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)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: bool</w:t>
      </w:r>
    </w:p>
    <w:p w:rsidR="00000000" w:rsidDel="00000000" w:rsidP="00000000" w:rsidRDefault="00000000" w:rsidRPr="00000000" w14:paraId="000002EE">
      <w:pPr>
        <w:jc w:val="both"/>
        <w:rPr/>
      </w:pPr>
      <w:sdt>
        <w:sdtPr>
          <w:alias w:val="Stato revisione"/>
          <w:id w:val="-2108048746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algoritmo: </w:t>
      </w:r>
    </w:p>
    <w:p w:rsidR="00000000" w:rsidDel="00000000" w:rsidP="00000000" w:rsidRDefault="00000000" w:rsidRPr="00000000" w14:paraId="000002F0">
      <w:pPr>
        <w:ind w:left="720" w:firstLine="0"/>
        <w:rPr/>
      </w:pPr>
      <w:r w:rsidDel="00000000" w:rsidR="00000000" w:rsidRPr="00000000">
        <w:rPr>
          <w:rtl w:val="0"/>
        </w:rPr>
        <w:t xml:space="preserve">for pc in </w:t>
      </w:r>
      <w:r w:rsidDel="00000000" w:rsidR="00000000" w:rsidRPr="00000000">
        <w:rPr>
          <w:rtl w:val="0"/>
        </w:rPr>
        <w:t xml:space="preserve">this.periodo_chiusura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ind w:left="720" w:firstLine="720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&gt;= </w:t>
      </w:r>
      <w:r w:rsidDel="00000000" w:rsidR="00000000" w:rsidRPr="00000000">
        <w:rPr>
          <w:rtl w:val="0"/>
        </w:rPr>
        <w:t xml:space="preserve">pc.periodo_chiusura.data_inizio</w:t>
      </w:r>
      <w:r w:rsidDel="00000000" w:rsidR="00000000" w:rsidRPr="00000000">
        <w:rPr>
          <w:rtl w:val="0"/>
        </w:rPr>
        <w:t xml:space="preserve"> and  </w:t>
      </w: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&lt;= </w:t>
      </w:r>
      <w:r w:rsidDel="00000000" w:rsidR="00000000" w:rsidRPr="00000000">
        <w:rPr>
          <w:rtl w:val="0"/>
        </w:rPr>
        <w:t xml:space="preserve">pc.periodo_chiusura.data_fine: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for og in pc.orari</w:t>
      </w:r>
    </w:p>
    <w:p w:rsidR="00000000" w:rsidDel="00000000" w:rsidP="00000000" w:rsidRDefault="00000000" w:rsidRPr="00000000" w14:paraId="000002F3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        if  </w:t>
      </w: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.data.giorno_settimana</w:t>
      </w:r>
      <w:r w:rsidDel="00000000" w:rsidR="00000000" w:rsidRPr="00000000">
        <w:rPr>
          <w:rtl w:val="0"/>
        </w:rPr>
        <w:t xml:space="preserve"> == </w:t>
      </w:r>
      <w:r w:rsidDel="00000000" w:rsidR="00000000" w:rsidRPr="00000000">
        <w:rPr>
          <w:rtl w:val="0"/>
        </w:rPr>
        <w:t xml:space="preserve">og.giorno_settimana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F4">
      <w:pPr>
        <w:ind w:left="3600"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and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ind w:left="2880" w:firstLine="0"/>
        <w:rPr/>
      </w:pP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.ora &gt;= </w:t>
      </w:r>
      <w:r w:rsidDel="00000000" w:rsidR="00000000" w:rsidRPr="00000000">
        <w:rPr>
          <w:rtl w:val="0"/>
        </w:rPr>
        <w:t xml:space="preserve">og.ora_inizio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.ora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&lt;= og.ora fine</w:t>
      </w:r>
    </w:p>
    <w:p w:rsidR="00000000" w:rsidDel="00000000" w:rsidP="00000000" w:rsidRDefault="00000000" w:rsidRPr="00000000" w14:paraId="000002F6">
      <w:pPr>
        <w:ind w:left="2880" w:firstLine="0"/>
        <w:rPr/>
      </w:pPr>
      <w:r w:rsidDel="00000000" w:rsidR="00000000" w:rsidRPr="00000000">
        <w:rPr>
          <w:rtl w:val="0"/>
        </w:rPr>
        <w:t xml:space="preserve">return True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ab/>
        <w:t xml:space="preserve">return False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ind w:left="720" w:firstLine="0"/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ind w:left="720" w:firstLine="0"/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3"/>
        <w:ind w:left="720" w:firstLine="0"/>
        <w:rPr>
          <w:b w:val="1"/>
          <w:bCs w:val="1"/>
          <w:color w:val="1155cc"/>
          <w:u w:val="single"/>
        </w:rPr>
      </w:pPr>
      <w:bookmarkStart w:colFirst="0" w:colLast="0" w:name="_h7uqp8qk15vg" w:id="77"/>
      <w:bookmarkEnd w:id="77"/>
      <w:r w:rsidDel="00000000" w:rsidR="00000000" w:rsidRPr="00000000">
        <w:rPr>
          <w:b w:val="1"/>
          <w:bCs w:val="1"/>
          <w:color w:val="000000"/>
          <w:rtl w:val="0"/>
        </w:rPr>
        <w:t xml:space="preserve">2.2.3. Specifiche di classe</w:t>
      </w:r>
      <w:r w:rsidDel="00000000" w:rsidR="00000000" w:rsidRPr="00000000">
        <w:rPr>
          <w:b w:val="1"/>
          <w:bCs w:val="1"/>
          <w:color w:val="1155cc"/>
          <w:rtl w:val="0"/>
        </w:rPr>
        <w:t xml:space="preserve"> </w:t>
      </w:r>
      <w:hyperlink r:id="rId3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Cliente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>
          <w:color w:val="1c458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b w:val="1"/>
          <w:b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num_prenot_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accettate(d_iniz:DataOra, 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d_fine:DataOra):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 Intero &gt;=0</w:t>
      </w:r>
    </w:p>
    <w:p w:rsidR="00000000" w:rsidDel="00000000" w:rsidP="00000000" w:rsidRDefault="00000000" w:rsidRPr="00000000" w14:paraId="000002FE">
      <w:pPr>
        <w:numPr>
          <w:ilvl w:val="0"/>
          <w:numId w:val="40"/>
        </w:numPr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pre-condizioni:</w:t>
      </w:r>
    </w:p>
    <w:p w:rsidR="00000000" w:rsidDel="00000000" w:rsidP="00000000" w:rsidRDefault="00000000" w:rsidRPr="00000000" w14:paraId="000002FF">
      <w:pPr>
        <w:numPr>
          <w:ilvl w:val="1"/>
          <w:numId w:val="40"/>
        </w:numPr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nessuna</w:t>
      </w:r>
    </w:p>
    <w:p w:rsidR="00000000" w:rsidDel="00000000" w:rsidP="00000000" w:rsidRDefault="00000000" w:rsidRPr="00000000" w14:paraId="00000300">
      <w:pPr>
        <w:numPr>
          <w:ilvl w:val="0"/>
          <w:numId w:val="40"/>
        </w:numPr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post-condizioni:</w:t>
      </w:r>
    </w:p>
    <w:p w:rsidR="00000000" w:rsidDel="00000000" w:rsidP="00000000" w:rsidRDefault="00000000" w:rsidRPr="00000000" w14:paraId="00000301">
      <w:pPr>
        <w:numPr>
          <w:ilvl w:val="1"/>
          <w:numId w:val="40"/>
        </w:numPr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Operazione non modifica i dati e link (operazione non fa slide-effect)</w:t>
      </w:r>
    </w:p>
    <w:p w:rsidR="00000000" w:rsidDel="00000000" w:rsidP="00000000" w:rsidRDefault="00000000" w:rsidRPr="00000000" w14:paraId="00000302">
      <w:pPr>
        <w:numPr>
          <w:ilvl w:val="1"/>
          <w:numId w:val="40"/>
        </w:numPr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Viene restituito il valore “result” definito come segue</w:t>
      </w:r>
    </w:p>
    <w:p w:rsidR="00000000" w:rsidDel="00000000" w:rsidP="00000000" w:rsidRDefault="00000000" w:rsidRPr="00000000" w14:paraId="00000303">
      <w:pPr>
        <w:numPr>
          <w:ilvl w:val="2"/>
          <w:numId w:val="40"/>
        </w:numPr>
        <w:ind w:left="216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Sia L l’insieme dei link (this, pa): cl_pren, pa: Accettata |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d_iniz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&lt;=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pa.istante_accettazione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&lt;=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d_fine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numPr>
          <w:ilvl w:val="1"/>
          <w:numId w:val="40"/>
        </w:numPr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result: |L|</w:t>
      </w:r>
    </w:p>
    <w:p w:rsidR="00000000" w:rsidDel="00000000" w:rsidP="00000000" w:rsidRDefault="00000000" w:rsidRPr="00000000" w14:paraId="00000305">
      <w:pPr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1960089998"/>
          <w:dropDownList w:lastValue="da ricontrollare insieme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3d3d3d"/>
              <w:shd w:fill="dab8ff" w:val="clear"/>
            </w:rPr>
            <w:t xml:space="preserve">da ricontrollare insieme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jc w:val="right"/>
        <w:rPr>
          <w:b w:val="1"/>
          <w:bCs w:val="1"/>
        </w:rPr>
      </w:pPr>
      <w:hyperlink r:id="rId36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Chiara Macciocchi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# N7</w:t>
      </w:r>
    </w:p>
    <w:p w:rsidR="00000000" w:rsidDel="00000000" w:rsidP="00000000" w:rsidRDefault="00000000" w:rsidRPr="00000000" w14:paraId="00000308">
      <w:pPr>
        <w:pStyle w:val="Heading5"/>
        <w:spacing w:after="0"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rc1zwsw4bzon" w:id="78"/>
      <w:bookmarkEnd w:id="7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num_prenot_accettate(d_iniz: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datetime,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d_fine: datetime):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IntGEZ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jc w:val="both"/>
        <w:rPr/>
      </w:pPr>
      <w:sdt>
        <w:sdtPr>
          <w:alias w:val="Stato revisione"/>
          <w:id w:val="-1048049644"/>
          <w:dropDownList w:lastValue="Da revisionare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5a3286"/>
              <w:shd w:fill="e6cff2" w:val="clear"/>
            </w:rPr>
            <w:t xml:space="preserve">Da revisionare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b w:val="1"/>
          <w:bCs w:val="1"/>
          <w:rtl w:val="0"/>
        </w:rPr>
        <w:t xml:space="preserve">algoritmo: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line="360" w:lineRule="auto"/>
        <w:rPr/>
      </w:pPr>
      <w:r w:rsidDel="00000000" w:rsidR="00000000" w:rsidRPr="00000000">
        <w:rPr>
          <w:rtl w:val="0"/>
        </w:rPr>
        <w:tab/>
        <w:t xml:space="preserve">se |this.cl_pren| == 0: return 0 </w:t>
      </w:r>
    </w:p>
    <w:p w:rsidR="00000000" w:rsidDel="00000000" w:rsidP="00000000" w:rsidRDefault="00000000" w:rsidRPr="00000000" w14:paraId="0000030C">
      <w:pPr>
        <w:spacing w:line="360" w:lineRule="auto"/>
        <w:rPr/>
      </w:pPr>
      <w:r w:rsidDel="00000000" w:rsidR="00000000" w:rsidRPr="00000000">
        <w:rPr>
          <w:rtl w:val="0"/>
        </w:rPr>
        <w:tab/>
        <w:t xml:space="preserve">altrimenti: </w:t>
      </w:r>
    </w:p>
    <w:p w:rsidR="00000000" w:rsidDel="00000000" w:rsidP="00000000" w:rsidRDefault="00000000" w:rsidRPr="00000000" w14:paraId="0000030D">
      <w:pPr>
        <w:spacing w:line="360" w:lineRule="auto"/>
        <w:ind w:left="720" w:firstLine="720"/>
        <w:rPr/>
      </w:pPr>
      <w:r w:rsidDel="00000000" w:rsidR="00000000" w:rsidRPr="00000000">
        <w:rPr>
          <w:rtl w:val="0"/>
        </w:rPr>
        <w:t xml:space="preserve">n = 0</w:t>
        <w:tab/>
      </w:r>
    </w:p>
    <w:p w:rsidR="00000000" w:rsidDel="00000000" w:rsidP="00000000" w:rsidRDefault="00000000" w:rsidRPr="00000000" w14:paraId="0000030E">
      <w:pPr>
        <w:spacing w:line="360" w:lineRule="auto"/>
        <w:rPr/>
      </w:pPr>
      <w:r w:rsidDel="00000000" w:rsidR="00000000" w:rsidRPr="00000000">
        <w:rPr>
          <w:rtl w:val="0"/>
        </w:rPr>
        <w:tab/>
        <w:tab/>
        <w:t xml:space="preserve">for each  l in </w:t>
      </w:r>
      <w:r w:rsidDel="00000000" w:rsidR="00000000" w:rsidRPr="00000000">
        <w:rPr>
          <w:rtl w:val="0"/>
        </w:rPr>
        <w:t xml:space="preserve">this.cl_pren</w:t>
      </w:r>
      <w:r w:rsidDel="00000000" w:rsidR="00000000" w:rsidRPr="00000000">
        <w:rPr>
          <w:rtl w:val="0"/>
        </w:rPr>
        <w:t xml:space="preserve"> DO</w:t>
      </w:r>
    </w:p>
    <w:p w:rsidR="00000000" w:rsidDel="00000000" w:rsidP="00000000" w:rsidRDefault="00000000" w:rsidRPr="00000000" w14:paraId="0000030F">
      <w:pPr>
        <w:spacing w:line="360" w:lineRule="auto"/>
        <w:ind w:left="1440" w:firstLine="720"/>
        <w:rPr/>
      </w:pPr>
      <w:r w:rsidDel="00000000" w:rsidR="00000000" w:rsidRPr="00000000">
        <w:rPr>
          <w:rtl w:val="0"/>
        </w:rPr>
        <w:t xml:space="preserve">IF  l.prenotazione</w:t>
      </w:r>
      <w:r w:rsidDel="00000000" w:rsidR="00000000" w:rsidRPr="00000000">
        <w:rPr>
          <w:rtl w:val="0"/>
        </w:rPr>
        <w:t xml:space="preserve">.is_accettata</w:t>
      </w:r>
      <w:r w:rsidDel="00000000" w:rsidR="00000000" w:rsidRPr="00000000">
        <w:rPr>
          <w:rtl w:val="0"/>
        </w:rPr>
        <w:t xml:space="preserve"> == True</w:t>
      </w:r>
    </w:p>
    <w:p w:rsidR="00000000" w:rsidDel="00000000" w:rsidP="00000000" w:rsidRDefault="00000000" w:rsidRPr="00000000" w14:paraId="00000310">
      <w:pPr>
        <w:spacing w:line="360" w:lineRule="auto"/>
        <w:rPr/>
      </w:pPr>
      <w:r w:rsidDel="00000000" w:rsidR="00000000" w:rsidRPr="00000000">
        <w:rPr>
          <w:rtl w:val="0"/>
        </w:rPr>
        <w:tab/>
        <w:tab/>
        <w:tab/>
        <w:tab/>
        <w:t xml:space="preserve">n = n +1</w:t>
      </w:r>
    </w:p>
    <w:p w:rsidR="00000000" w:rsidDel="00000000" w:rsidP="00000000" w:rsidRDefault="00000000" w:rsidRPr="00000000" w14:paraId="00000311">
      <w:pPr>
        <w:spacing w:line="360" w:lineRule="auto"/>
        <w:rPr/>
      </w:pPr>
      <w:r w:rsidDel="00000000" w:rsidR="00000000" w:rsidRPr="00000000">
        <w:rPr>
          <w:rtl w:val="0"/>
        </w:rPr>
        <w:tab/>
        <w:tab/>
        <w:t xml:space="preserve">return n 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shd w:fill="fce5c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b w:val="1"/>
          <w:b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num_prenot_rifiutat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e(d_iniz:DataOra, 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d_fine:DataOra):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 Intero &gt;=0</w:t>
      </w:r>
    </w:p>
    <w:p w:rsidR="00000000" w:rsidDel="00000000" w:rsidP="00000000" w:rsidRDefault="00000000" w:rsidRPr="00000000" w14:paraId="00000315">
      <w:pPr>
        <w:numPr>
          <w:ilvl w:val="0"/>
          <w:numId w:val="42"/>
        </w:numPr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pre-condizioni:</w:t>
      </w:r>
    </w:p>
    <w:p w:rsidR="00000000" w:rsidDel="00000000" w:rsidP="00000000" w:rsidRDefault="00000000" w:rsidRPr="00000000" w14:paraId="00000316">
      <w:pPr>
        <w:numPr>
          <w:ilvl w:val="1"/>
          <w:numId w:val="42"/>
        </w:numPr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nessuna</w:t>
      </w:r>
    </w:p>
    <w:p w:rsidR="00000000" w:rsidDel="00000000" w:rsidP="00000000" w:rsidRDefault="00000000" w:rsidRPr="00000000" w14:paraId="00000317">
      <w:pPr>
        <w:numPr>
          <w:ilvl w:val="0"/>
          <w:numId w:val="42"/>
        </w:numPr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post-condizioni:</w:t>
      </w:r>
    </w:p>
    <w:p w:rsidR="00000000" w:rsidDel="00000000" w:rsidP="00000000" w:rsidRDefault="00000000" w:rsidRPr="00000000" w14:paraId="00000318">
      <w:pPr>
        <w:numPr>
          <w:ilvl w:val="1"/>
          <w:numId w:val="42"/>
        </w:numPr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Operazione non modifica i dati e link (operazione non fa slide-effect)</w:t>
      </w:r>
    </w:p>
    <w:p w:rsidR="00000000" w:rsidDel="00000000" w:rsidP="00000000" w:rsidRDefault="00000000" w:rsidRPr="00000000" w14:paraId="00000319">
      <w:pPr>
        <w:numPr>
          <w:ilvl w:val="1"/>
          <w:numId w:val="42"/>
        </w:numPr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Viene restituito il valore “result” definito come segue</w:t>
      </w:r>
    </w:p>
    <w:p w:rsidR="00000000" w:rsidDel="00000000" w:rsidP="00000000" w:rsidRDefault="00000000" w:rsidRPr="00000000" w14:paraId="0000031A">
      <w:pPr>
        <w:numPr>
          <w:ilvl w:val="2"/>
          <w:numId w:val="42"/>
        </w:numPr>
        <w:ind w:left="216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Sia L l’insieme dei link (this, pr): cl_pren, pr:Rifiutata |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d_iniz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&lt;=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pr.istante_rifiuto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&lt;=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d_fine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numPr>
          <w:ilvl w:val="1"/>
          <w:numId w:val="42"/>
        </w:numPr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result: |L|</w:t>
      </w:r>
    </w:p>
    <w:p w:rsidR="00000000" w:rsidDel="00000000" w:rsidP="00000000" w:rsidRDefault="00000000" w:rsidRPr="00000000" w14:paraId="0000031C">
      <w:pPr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1550805669"/>
          <w:dropDownList w:lastValue="da ricontrollare insieme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3d3d3d"/>
              <w:shd w:fill="dab8ff" w:val="clear"/>
            </w:rPr>
            <w:t xml:space="preserve">da ricontrollare insieme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jc w:val="right"/>
        <w:rPr>
          <w:b w:val="1"/>
          <w:bCs w:val="1"/>
        </w:rPr>
      </w:pPr>
      <w:hyperlink r:id="rId37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Chiara Macciocchi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# N8</w:t>
      </w:r>
    </w:p>
    <w:p w:rsidR="00000000" w:rsidDel="00000000" w:rsidP="00000000" w:rsidRDefault="00000000" w:rsidRPr="00000000" w14:paraId="0000031F">
      <w:pPr>
        <w:pStyle w:val="Heading5"/>
        <w:spacing w:after="0" w:before="0" w:lineRule="auto"/>
        <w:rPr>
          <w:b w:val="1"/>
          <w:bCs w:val="1"/>
          <w:color w:val="000000"/>
        </w:rPr>
      </w:pPr>
      <w:bookmarkStart w:colFirst="0" w:colLast="0" w:name="_sgjdwd65scj3" w:id="79"/>
      <w:bookmarkEnd w:id="79"/>
      <w:r w:rsidDel="00000000" w:rsidR="00000000" w:rsidRPr="00000000">
        <w:rPr>
          <w:b w:val="1"/>
          <w:bCs w:val="1"/>
          <w:color w:val="000000"/>
          <w:rtl w:val="0"/>
        </w:rPr>
        <w:t xml:space="preserve">num_prenot_rifiutate(d_iniz: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datetime,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d_fine: datetime):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IntGEZ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jc w:val="both"/>
        <w:rPr>
          <w:b w:val="1"/>
          <w:bCs w:val="1"/>
        </w:rPr>
      </w:pPr>
      <w:sdt>
        <w:sdtPr>
          <w:alias w:val="Stato revisione"/>
          <w:id w:val="1962969180"/>
          <w:dropDownList w:lastValue="Da revisionare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5a3286"/>
              <w:shd w:fill="e6cff2" w:val="clear"/>
            </w:rPr>
            <w:t xml:space="preserve">Da revisionare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b w:val="1"/>
          <w:bCs w:val="1"/>
          <w:rtl w:val="0"/>
        </w:rPr>
        <w:t xml:space="preserve">algoritmo: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line="360" w:lineRule="auto"/>
        <w:rPr/>
      </w:pPr>
      <w:r w:rsidDel="00000000" w:rsidR="00000000" w:rsidRPr="00000000">
        <w:rPr>
          <w:rtl w:val="0"/>
        </w:rPr>
        <w:tab/>
        <w:t xml:space="preserve">se |this.cl_pren| = 0 return 0</w:t>
      </w:r>
    </w:p>
    <w:p w:rsidR="00000000" w:rsidDel="00000000" w:rsidP="00000000" w:rsidRDefault="00000000" w:rsidRPr="00000000" w14:paraId="00000323">
      <w:pPr>
        <w:spacing w:line="360" w:lineRule="auto"/>
        <w:rPr/>
      </w:pPr>
      <w:r w:rsidDel="00000000" w:rsidR="00000000" w:rsidRPr="00000000">
        <w:rPr>
          <w:rtl w:val="0"/>
        </w:rPr>
        <w:t xml:space="preserve">altrimenti:</w:t>
      </w:r>
    </w:p>
    <w:p w:rsidR="00000000" w:rsidDel="00000000" w:rsidP="00000000" w:rsidRDefault="00000000" w:rsidRPr="00000000" w14:paraId="00000324">
      <w:pPr>
        <w:spacing w:line="360" w:lineRule="auto"/>
        <w:rPr/>
      </w:pPr>
      <w:r w:rsidDel="00000000" w:rsidR="00000000" w:rsidRPr="00000000">
        <w:rPr>
          <w:rtl w:val="0"/>
        </w:rPr>
        <w:tab/>
        <w:t xml:space="preserve">n = 0</w:t>
      </w:r>
    </w:p>
    <w:p w:rsidR="00000000" w:rsidDel="00000000" w:rsidP="00000000" w:rsidRDefault="00000000" w:rsidRPr="00000000" w14:paraId="00000325">
      <w:pPr>
        <w:spacing w:line="360" w:lineRule="auto"/>
        <w:rPr/>
      </w:pPr>
      <w:r w:rsidDel="00000000" w:rsidR="00000000" w:rsidRPr="00000000">
        <w:rPr>
          <w:rtl w:val="0"/>
        </w:rPr>
        <w:tab/>
        <w:t xml:space="preserve">for each l in this.cl_pren DO</w:t>
      </w:r>
    </w:p>
    <w:p w:rsidR="00000000" w:rsidDel="00000000" w:rsidP="00000000" w:rsidRDefault="00000000" w:rsidRPr="00000000" w14:paraId="00000326">
      <w:pPr>
        <w:spacing w:line="360" w:lineRule="auto"/>
        <w:ind w:left="720" w:firstLine="720"/>
        <w:rPr/>
      </w:pPr>
      <w:r w:rsidDel="00000000" w:rsidR="00000000" w:rsidRPr="00000000">
        <w:rPr>
          <w:rtl w:val="0"/>
        </w:rPr>
        <w:t xml:space="preserve">IF  l.prenotazione == False</w:t>
      </w:r>
    </w:p>
    <w:p w:rsidR="00000000" w:rsidDel="00000000" w:rsidP="00000000" w:rsidRDefault="00000000" w:rsidRPr="00000000" w14:paraId="00000327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ab/>
        <w:tab/>
        <w:t xml:space="preserve">n = n + 1</w:t>
      </w:r>
    </w:p>
    <w:p w:rsidR="00000000" w:rsidDel="00000000" w:rsidP="00000000" w:rsidRDefault="00000000" w:rsidRPr="00000000" w14:paraId="00000328">
      <w:pPr>
        <w:spacing w:line="360" w:lineRule="auto"/>
        <w:rPr/>
      </w:pPr>
      <w:r w:rsidDel="00000000" w:rsidR="00000000" w:rsidRPr="00000000">
        <w:rPr>
          <w:rtl w:val="0"/>
        </w:rPr>
        <w:tab/>
        <w:t xml:space="preserve">return n </w:t>
      </w:r>
    </w:p>
    <w:p w:rsidR="00000000" w:rsidDel="00000000" w:rsidP="00000000" w:rsidRDefault="00000000" w:rsidRPr="00000000" w14:paraId="00000329">
      <w:pPr>
        <w:pStyle w:val="Heading2"/>
        <w:spacing w:after="0" w:before="0" w:lineRule="auto"/>
        <w:jc w:val="center"/>
        <w:rPr/>
      </w:pPr>
      <w:bookmarkStart w:colFirst="0" w:colLast="0" w:name="_ybeqx5v7l4bf" w:id="80"/>
      <w:bookmarkEnd w:id="80"/>
      <w:r w:rsidDel="00000000" w:rsidR="00000000" w:rsidRPr="00000000">
        <w:rPr>
          <w:b w:val="1"/>
          <w:bCs w:val="1"/>
          <w:rtl w:val="0"/>
        </w:rPr>
        <w:t xml:space="preserve">2.3.  Specifiche degli Use-Case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3"/>
        <w:rPr>
          <w:b w:val="1"/>
          <w:bCs w:val="1"/>
          <w:u w:val="single"/>
        </w:rPr>
      </w:pPr>
      <w:bookmarkStart w:colFirst="0" w:colLast="0" w:name="_j2nhjfcj9nzs" w:id="81"/>
      <w:bookmarkEnd w:id="81"/>
      <w:r w:rsidDel="00000000" w:rsidR="00000000" w:rsidRPr="00000000">
        <w:rPr>
          <w:b w:val="1"/>
          <w:bCs w:val="1"/>
          <w:color w:val="000000"/>
          <w:rtl w:val="0"/>
        </w:rPr>
        <w:t xml:space="preserve">2.3.1. Specifica dello use-case</w:t>
      </w:r>
      <w:r w:rsidDel="00000000" w:rsidR="00000000" w:rsidRPr="00000000">
        <w:rPr>
          <w:b w:val="1"/>
          <w:bCs w:val="1"/>
          <w:rtl w:val="0"/>
        </w:rPr>
        <w:t xml:space="preserve"> </w:t>
      </w:r>
      <w:hyperlink r:id="rId3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Registrazione a RistoBook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>
          <w:shd w:fill="fce5c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line="240" w:lineRule="auto"/>
        <w:rPr>
          <w:b w:val="1"/>
          <w:b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registrazione_cliente(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line="240" w:lineRule="auto"/>
        <w:ind w:left="1440" w:firstLine="72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nom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: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Stringa,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</w:t>
      </w:r>
    </w:p>
    <w:p w:rsidR="00000000" w:rsidDel="00000000" w:rsidP="00000000" w:rsidRDefault="00000000" w:rsidRPr="00000000" w14:paraId="0000032E">
      <w:pPr>
        <w:spacing w:line="240" w:lineRule="auto"/>
        <w:ind w:left="1440" w:firstLine="72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cogn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: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Stringa, </w:t>
      </w:r>
    </w:p>
    <w:p w:rsidR="00000000" w:rsidDel="00000000" w:rsidP="00000000" w:rsidRDefault="00000000" w:rsidRPr="00000000" w14:paraId="0000032F">
      <w:pPr>
        <w:spacing w:line="240" w:lineRule="auto"/>
        <w:ind w:left="1440" w:firstLine="72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em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: Email</w:t>
      </w:r>
    </w:p>
    <w:p w:rsidR="00000000" w:rsidDel="00000000" w:rsidP="00000000" w:rsidRDefault="00000000" w:rsidRPr="00000000" w14:paraId="00000330">
      <w:pPr>
        <w:spacing w:line="240" w:lineRule="auto"/>
        <w:ind w:left="1440" w:firstLine="720"/>
        <w:rPr>
          <w:color w:val="999999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) : </w:t>
      </w:r>
      <w:hyperlink r:id="rId39">
        <w:r w:rsidDel="00000000" w:rsidR="00000000" w:rsidRPr="00000000">
          <w:rPr>
            <w:color w:val="999999"/>
            <w:sz w:val="20"/>
            <w:szCs w:val="20"/>
            <w:u w:val="single"/>
            <w:shd w:fill="efefef" w:val="clear"/>
            <w:rtl w:val="0"/>
          </w:rPr>
          <w:t xml:space="preserve">Cliente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numPr>
          <w:ilvl w:val="0"/>
          <w:numId w:val="39"/>
        </w:numPr>
        <w:spacing w:line="276" w:lineRule="auto"/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pre-condizioni: </w:t>
      </w:r>
    </w:p>
    <w:p w:rsidR="00000000" w:rsidDel="00000000" w:rsidP="00000000" w:rsidRDefault="00000000" w:rsidRPr="00000000" w14:paraId="00000332">
      <w:pPr>
        <w:numPr>
          <w:ilvl w:val="1"/>
          <w:numId w:val="39"/>
        </w:numPr>
        <w:spacing w:line="276" w:lineRule="auto"/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non esiste alcun oggetto di classe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Cliente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con i valori</w:t>
      </w:r>
    </w:p>
    <w:p w:rsidR="00000000" w:rsidDel="00000000" w:rsidP="00000000" w:rsidRDefault="00000000" w:rsidRPr="00000000" w14:paraId="00000333">
      <w:pPr>
        <w:numPr>
          <w:ilvl w:val="2"/>
          <w:numId w:val="39"/>
        </w:numPr>
        <w:spacing w:line="276" w:lineRule="auto"/>
        <w:ind w:left="216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em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per l’attributo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email</w:t>
      </w:r>
    </w:p>
    <w:p w:rsidR="00000000" w:rsidDel="00000000" w:rsidP="00000000" w:rsidRDefault="00000000" w:rsidRPr="00000000" w14:paraId="00000334">
      <w:pPr>
        <w:numPr>
          <w:ilvl w:val="0"/>
          <w:numId w:val="39"/>
        </w:numPr>
        <w:spacing w:line="276" w:lineRule="auto"/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post-condizioni:</w:t>
      </w:r>
    </w:p>
    <w:p w:rsidR="00000000" w:rsidDel="00000000" w:rsidP="00000000" w:rsidRDefault="00000000" w:rsidRPr="00000000" w14:paraId="00000335">
      <w:pPr>
        <w:numPr>
          <w:ilvl w:val="1"/>
          <w:numId w:val="39"/>
        </w:numPr>
        <w:spacing w:line="276" w:lineRule="auto"/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viene creato e restituito un nuovo oggetto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 result: Cliente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con i valori </w:t>
      </w:r>
    </w:p>
    <w:p w:rsidR="00000000" w:rsidDel="00000000" w:rsidP="00000000" w:rsidRDefault="00000000" w:rsidRPr="00000000" w14:paraId="00000336">
      <w:pPr>
        <w:numPr>
          <w:ilvl w:val="2"/>
          <w:numId w:val="39"/>
        </w:numPr>
        <w:spacing w:line="276" w:lineRule="auto"/>
        <w:ind w:left="2160" w:hanging="360"/>
        <w:rPr>
          <w:i w:val="1"/>
          <w:i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result.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nome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 = nom </w:t>
      </w:r>
    </w:p>
    <w:p w:rsidR="00000000" w:rsidDel="00000000" w:rsidP="00000000" w:rsidRDefault="00000000" w:rsidRPr="00000000" w14:paraId="00000337">
      <w:pPr>
        <w:numPr>
          <w:ilvl w:val="2"/>
          <w:numId w:val="39"/>
        </w:numPr>
        <w:spacing w:line="276" w:lineRule="auto"/>
        <w:ind w:left="2160" w:hanging="360"/>
        <w:rPr>
          <w:i w:val="1"/>
          <w:i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result.cognome = cogn</w:t>
      </w:r>
    </w:p>
    <w:p w:rsidR="00000000" w:rsidDel="00000000" w:rsidP="00000000" w:rsidRDefault="00000000" w:rsidRPr="00000000" w14:paraId="00000338">
      <w:pPr>
        <w:numPr>
          <w:ilvl w:val="2"/>
          <w:numId w:val="39"/>
        </w:numPr>
        <w:spacing w:line="276" w:lineRule="auto"/>
        <w:ind w:left="2160" w:hanging="360"/>
        <w:rPr>
          <w:i w:val="1"/>
          <w:i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result.email = 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line="276" w:lineRule="auto"/>
        <w:jc w:val="right"/>
        <w:rPr/>
      </w:pPr>
      <w:r w:rsidDel="00000000" w:rsidR="00000000" w:rsidRPr="00000000">
        <w:rPr>
          <w:rtl w:val="0"/>
        </w:rPr>
        <w:t xml:space="preserve">Per noi  </w:t>
      </w:r>
      <w:sdt>
        <w:sdtPr>
          <w:alias w:val="Stato"/>
          <w:id w:val="1378263090"/>
          <w:dropDownList w:lastValue="da ricontrollare insieme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3d3d3d"/>
              <w:shd w:fill="dab8ff" w:val="clear"/>
            </w:rPr>
            <w:t xml:space="preserve">da ricontrollare insieme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jc w:val="right"/>
        <w:rPr>
          <w:b w:val="1"/>
          <w:bCs w:val="1"/>
        </w:rPr>
      </w:pPr>
      <w:hyperlink r:id="rId40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Esubalew Grappasonni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# N9</w:t>
      </w:r>
    </w:p>
    <w:p w:rsidR="00000000" w:rsidDel="00000000" w:rsidP="00000000" w:rsidRDefault="00000000" w:rsidRPr="00000000" w14:paraId="0000033C">
      <w:pPr>
        <w:pStyle w:val="Heading4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9j1de1xi96w" w:id="82"/>
      <w:bookmarkEnd w:id="8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registrazione_cliente(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ind w:left="1440" w:firstLine="720"/>
        <w:rPr/>
      </w:pPr>
      <w:r w:rsidDel="00000000" w:rsidR="00000000" w:rsidRPr="00000000">
        <w:rPr>
          <w:i w:val="1"/>
          <w:iCs w:val="1"/>
          <w:rtl w:val="0"/>
        </w:rPr>
        <w:t xml:space="preserve">nom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str,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3E">
      <w:pPr>
        <w:ind w:left="1440" w:firstLine="720"/>
        <w:rPr/>
      </w:pPr>
      <w:r w:rsidDel="00000000" w:rsidR="00000000" w:rsidRPr="00000000">
        <w:rPr>
          <w:i w:val="1"/>
          <w:iCs w:val="1"/>
          <w:rtl w:val="0"/>
        </w:rPr>
        <w:t xml:space="preserve">cogn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str, </w:t>
      </w:r>
    </w:p>
    <w:p w:rsidR="00000000" w:rsidDel="00000000" w:rsidP="00000000" w:rsidRDefault="00000000" w:rsidRPr="00000000" w14:paraId="0000033F">
      <w:pPr>
        <w:ind w:left="1440" w:firstLine="720"/>
        <w:rPr/>
      </w:pPr>
      <w:r w:rsidDel="00000000" w:rsidR="00000000" w:rsidRPr="00000000">
        <w:rPr>
          <w:i w:val="1"/>
          <w:iCs w:val="1"/>
          <w:rtl w:val="0"/>
        </w:rPr>
        <w:t xml:space="preserve">em</w:t>
      </w:r>
      <w:r w:rsidDel="00000000" w:rsidR="00000000" w:rsidRPr="00000000">
        <w:rPr>
          <w:rtl w:val="0"/>
        </w:rPr>
        <w:t xml:space="preserve">: Email</w:t>
      </w:r>
    </w:p>
    <w:p w:rsidR="00000000" w:rsidDel="00000000" w:rsidP="00000000" w:rsidRDefault="00000000" w:rsidRPr="00000000" w14:paraId="00000340">
      <w:pPr>
        <w:ind w:left="1440" w:firstLine="720"/>
        <w:rPr>
          <w:del w:author="Nataliia Borovyk" w:id="0" w:date="2025-07-23T14:20:49Z"/>
        </w:rPr>
      </w:pPr>
      <w:r w:rsidDel="00000000" w:rsidR="00000000" w:rsidRPr="00000000">
        <w:rPr>
          <w:rtl w:val="0"/>
        </w:rPr>
        <w:t xml:space="preserve">) : </w:t>
      </w:r>
      <w:hyperlink r:id="rId41">
        <w:r w:rsidDel="00000000" w:rsidR="00000000" w:rsidRPr="00000000">
          <w:rPr>
            <w:u w:val="single"/>
            <w:rtl w:val="0"/>
          </w:rPr>
          <w:t xml:space="preserve">Cliente</w:t>
        </w:r>
      </w:hyperlink>
      <w:r w:rsidDel="00000000" w:rsidR="00000000" w:rsidRPr="00000000">
        <w:rPr>
          <w:rtl w:val="0"/>
        </w:rPr>
        <w:t xml:space="preserve"> </w:t>
      </w:r>
      <w:del w:author="Nataliia Borovyk" w:id="0" w:date="2025-07-23T14:20:49Z">
        <w:r w:rsidDel="00000000" w:rsidR="00000000" w:rsidRPr="00000000">
          <w:rPr>
            <w:rtl w:val="0"/>
          </w:rPr>
          <w:delText xml:space="preserve">| None </w:delText>
        </w:r>
      </w:del>
    </w:p>
    <w:p w:rsidR="00000000" w:rsidDel="00000000" w:rsidP="00000000" w:rsidRDefault="00000000" w:rsidRPr="00000000" w14:paraId="00000341">
      <w:pPr>
        <w:ind w:left="1440" w:firstLine="720"/>
        <w:rPr/>
      </w:pPr>
      <w:sdt>
        <w:sdtPr>
          <w:alias w:val="Stato revisione"/>
          <w:id w:val="350374231"/>
          <w:dropDownList w:lastValue="Da revisionare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5a3286"/>
              <w:shd w:fill="e6cff2" w:val="clear"/>
            </w:rPr>
            <w:t xml:space="preserve">Da revisionare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algoritmo : 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b w:val="1"/>
          <w:bCs w:val="1"/>
          <w:rtl w:val="0"/>
        </w:rPr>
        <w:t xml:space="preserve">               </w:t>
      </w:r>
      <w:r w:rsidDel="00000000" w:rsidR="00000000" w:rsidRPr="00000000">
        <w:rPr>
          <w:rtl w:val="0"/>
        </w:rPr>
        <w:t xml:space="preserve">    Controllare se esiste un c nell’insieme  L |c:Cliente| con la stessa em:Email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                             per ogni </w:t>
      </w:r>
      <w:r w:rsidDel="00000000" w:rsidR="00000000" w:rsidRPr="00000000">
        <w:rPr>
          <w:rtl w:val="0"/>
        </w:rPr>
        <w:t xml:space="preserve">c:Cliente</w:t>
      </w:r>
      <w:r w:rsidDel="00000000" w:rsidR="00000000" w:rsidRPr="00000000">
        <w:rPr>
          <w:rtl w:val="0"/>
        </w:rPr>
        <w:t xml:space="preserve"> in L: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                                 se </w:t>
      </w:r>
      <w:r w:rsidDel="00000000" w:rsidR="00000000" w:rsidRPr="00000000">
        <w:rPr>
          <w:rtl w:val="0"/>
        </w:rPr>
        <w:t xml:space="preserve">c.email</w:t>
      </w:r>
      <w:r w:rsidDel="00000000" w:rsidR="00000000" w:rsidRPr="00000000">
        <w:rPr>
          <w:rtl w:val="0"/>
        </w:rPr>
        <w:t xml:space="preserve">==em 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                                      </w:t>
      </w:r>
      <w:ins w:author="Nataliia Borovyk" w:id="1" w:date="2025-07-23T14:20:38Z">
        <w:r w:rsidDel="00000000" w:rsidR="00000000" w:rsidRPr="00000000">
          <w:rPr>
            <w:rtl w:val="0"/>
          </w:rPr>
          <w:t xml:space="preserve">solleva Errore</w:t>
        </w:r>
      </w:ins>
      <w:del w:author="Nataliia Borovyk" w:id="1" w:date="2025-07-23T14:20:38Z">
        <w:r w:rsidDel="00000000" w:rsidR="00000000" w:rsidRPr="00000000">
          <w:rPr>
            <w:rtl w:val="0"/>
          </w:rPr>
          <w:delText xml:space="preserve">return None</w:delText>
        </w:r>
      </w:del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       Crea nuovo </w:t>
      </w:r>
      <w:r w:rsidDel="00000000" w:rsidR="00000000" w:rsidRPr="00000000">
        <w:rPr>
          <w:rtl w:val="0"/>
        </w:rPr>
        <w:t xml:space="preserve">c:Cliente</w:t>
      </w:r>
      <w:r w:rsidDel="00000000" w:rsidR="00000000" w:rsidRPr="00000000">
        <w:rPr>
          <w:rtl w:val="0"/>
        </w:rPr>
        <w:t xml:space="preserve"> con 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                c.nome=nom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                c.cognome=cogn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                c.email=em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del w:author="Nataliia Borovyk" w:id="2" w:date="2025-07-23T14:21:05Z"/>
        </w:rPr>
      </w:pPr>
      <w:r w:rsidDel="00000000" w:rsidR="00000000" w:rsidRPr="00000000">
        <w:rPr>
          <w:rtl w:val="0"/>
        </w:rPr>
        <w:t xml:space="preserve">                   </w:t>
      </w:r>
      <w:del w:author="Nataliia Borovyk" w:id="2" w:date="2025-07-23T14:21:05Z">
        <w:r w:rsidDel="00000000" w:rsidR="00000000" w:rsidRPr="00000000">
          <w:rPr>
            <w:rtl w:val="0"/>
          </w:rPr>
          <w:delText xml:space="preserve">Aggiungi  </w:delText>
        </w:r>
        <w:r w:rsidDel="00000000" w:rsidR="00000000" w:rsidRPr="00000000">
          <w:rPr>
            <w:rtl w:val="0"/>
          </w:rPr>
          <w:delText xml:space="preserve">c:Clienti</w:delText>
        </w:r>
        <w:r w:rsidDel="00000000" w:rsidR="00000000" w:rsidRPr="00000000">
          <w:rPr>
            <w:rtl w:val="0"/>
          </w:rPr>
          <w:delText xml:space="preserve"> in  L </w:delText>
        </w:r>
      </w:del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       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           return c:Cliente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b w:val="1"/>
          <w:bCs w:val="1"/>
          <w:rtl w:val="0"/>
        </w:rPr>
        <w:t xml:space="preserve">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</w:t>
      </w:r>
    </w:p>
    <w:p w:rsidR="00000000" w:rsidDel="00000000" w:rsidP="00000000" w:rsidRDefault="00000000" w:rsidRPr="00000000" w14:paraId="00000353">
      <w:pPr>
        <w:spacing w:line="240" w:lineRule="auto"/>
        <w:rPr>
          <w:b w:val="1"/>
          <w:b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registrazione_ristorante(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line="240" w:lineRule="auto"/>
        <w:ind w:left="2160" w:firstLine="0"/>
        <w:rPr>
          <w:color w:val="999999"/>
          <w:shd w:fill="efefef" w:val="clear"/>
        </w:rPr>
      </w:pPr>
      <w:r w:rsidDel="00000000" w:rsidR="00000000" w:rsidRPr="00000000">
        <w:rPr>
          <w:color w:val="999999"/>
          <w:shd w:fill="efefef" w:val="clear"/>
          <w:rtl w:val="0"/>
        </w:rPr>
        <w:t xml:space="preserve">nom:</w:t>
      </w:r>
      <w:r w:rsidDel="00000000" w:rsidR="00000000" w:rsidRPr="00000000">
        <w:rPr>
          <w:color w:val="999999"/>
          <w:shd w:fill="efefef" w:val="clear"/>
          <w:rtl w:val="0"/>
        </w:rPr>
        <w:t xml:space="preserve"> Stringa, </w:t>
      </w:r>
    </w:p>
    <w:p w:rsidR="00000000" w:rsidDel="00000000" w:rsidP="00000000" w:rsidRDefault="00000000" w:rsidRPr="00000000" w14:paraId="00000355">
      <w:pPr>
        <w:spacing w:line="240" w:lineRule="auto"/>
        <w:ind w:left="2160" w:firstLine="0"/>
        <w:rPr>
          <w:color w:val="999999"/>
          <w:shd w:fill="efefef" w:val="clear"/>
        </w:rPr>
      </w:pPr>
      <w:r w:rsidDel="00000000" w:rsidR="00000000" w:rsidRPr="00000000">
        <w:rPr>
          <w:color w:val="999999"/>
          <w:shd w:fill="efefef" w:val="clear"/>
          <w:rtl w:val="0"/>
        </w:rPr>
        <w:t xml:space="preserve">ind: Indirizzo, </w:t>
      </w:r>
    </w:p>
    <w:p w:rsidR="00000000" w:rsidDel="00000000" w:rsidP="00000000" w:rsidRDefault="00000000" w:rsidRPr="00000000" w14:paraId="00000356">
      <w:pPr>
        <w:spacing w:line="240" w:lineRule="auto"/>
        <w:ind w:left="1440" w:firstLine="720"/>
        <w:rPr>
          <w:color w:val="999999"/>
          <w:shd w:fill="efefef" w:val="clear"/>
        </w:rPr>
      </w:pPr>
      <w:r w:rsidDel="00000000" w:rsidR="00000000" w:rsidRPr="00000000">
        <w:rPr>
          <w:color w:val="999999"/>
          <w:shd w:fill="efefef" w:val="clear"/>
          <w:rtl w:val="0"/>
        </w:rPr>
        <w:t xml:space="preserve">part: </w:t>
      </w:r>
      <w:r w:rsidDel="00000000" w:rsidR="00000000" w:rsidRPr="00000000">
        <w:rPr>
          <w:color w:val="999999"/>
          <w:shd w:fill="efefef" w:val="clear"/>
          <w:rtl w:val="0"/>
        </w:rPr>
        <w:t xml:space="preserve">Partita_iva,</w:t>
      </w:r>
      <w:r w:rsidDel="00000000" w:rsidR="00000000" w:rsidRPr="00000000">
        <w:rPr>
          <w:color w:val="999999"/>
          <w:shd w:fill="efefef" w:val="clear"/>
          <w:rtl w:val="0"/>
        </w:rPr>
        <w:t xml:space="preserve">           </w:t>
      </w:r>
    </w:p>
    <w:p w:rsidR="00000000" w:rsidDel="00000000" w:rsidP="00000000" w:rsidRDefault="00000000" w:rsidRPr="00000000" w14:paraId="00000357">
      <w:pPr>
        <w:spacing w:line="240" w:lineRule="auto"/>
        <w:ind w:left="2160" w:firstLine="0"/>
        <w:rPr>
          <w:color w:val="999999"/>
          <w:shd w:fill="efefef" w:val="clear"/>
        </w:rPr>
      </w:pPr>
      <w:r w:rsidDel="00000000" w:rsidR="00000000" w:rsidRPr="00000000">
        <w:rPr>
          <w:color w:val="999999"/>
          <w:shd w:fill="efefef" w:val="clear"/>
          <w:rtl w:val="0"/>
        </w:rPr>
        <w:t xml:space="preserve">P: Periodo[1..*], </w:t>
      </w:r>
    </w:p>
    <w:p w:rsidR="00000000" w:rsidDel="00000000" w:rsidP="00000000" w:rsidRDefault="00000000" w:rsidRPr="00000000" w14:paraId="00000358">
      <w:pPr>
        <w:spacing w:line="240" w:lineRule="auto"/>
        <w:ind w:left="2160" w:firstLine="0"/>
        <w:rPr>
          <w:color w:val="999999"/>
          <w:shd w:fill="efefef" w:val="clear"/>
        </w:rPr>
      </w:pPr>
      <w:r w:rsidDel="00000000" w:rsidR="00000000" w:rsidRPr="00000000">
        <w:rPr>
          <w:color w:val="999999"/>
          <w:shd w:fill="efefef" w:val="clear"/>
          <w:rtl w:val="0"/>
        </w:rPr>
        <w:t xml:space="preserve">cit: Citta, </w:t>
      </w:r>
    </w:p>
    <w:p w:rsidR="00000000" w:rsidDel="00000000" w:rsidP="00000000" w:rsidRDefault="00000000" w:rsidRPr="00000000" w14:paraId="00000359">
      <w:pPr>
        <w:spacing w:line="240" w:lineRule="auto"/>
        <w:ind w:left="2160" w:firstLine="0"/>
        <w:rPr>
          <w:color w:val="999999"/>
          <w:shd w:fill="efefef" w:val="clear"/>
        </w:rPr>
      </w:pPr>
      <w:r w:rsidDel="00000000" w:rsidR="00000000" w:rsidRPr="00000000">
        <w:rPr>
          <w:color w:val="999999"/>
          <w:shd w:fill="efefef" w:val="clear"/>
          <w:rtl w:val="0"/>
        </w:rPr>
        <w:t xml:space="preserve">tip: </w:t>
      </w:r>
      <w:r w:rsidDel="00000000" w:rsidR="00000000" w:rsidRPr="00000000">
        <w:rPr>
          <w:color w:val="999999"/>
          <w:shd w:fill="efefef" w:val="clear"/>
          <w:rtl w:val="0"/>
        </w:rPr>
        <w:t xml:space="preserve">TipoCucina</w:t>
      </w:r>
      <w:r w:rsidDel="00000000" w:rsidR="00000000" w:rsidRPr="00000000">
        <w:rPr>
          <w:color w:val="999999"/>
          <w:shd w:fill="efefef" w:val="clear"/>
          <w:rtl w:val="0"/>
        </w:rPr>
        <w:t xml:space="preserve"> </w:t>
      </w:r>
    </w:p>
    <w:p w:rsidR="00000000" w:rsidDel="00000000" w:rsidP="00000000" w:rsidRDefault="00000000" w:rsidRPr="00000000" w14:paraId="0000035A">
      <w:pPr>
        <w:spacing w:line="240" w:lineRule="auto"/>
        <w:ind w:left="2160" w:firstLine="0"/>
        <w:rPr>
          <w:color w:val="999999"/>
          <w:sz w:val="24"/>
          <w:szCs w:val="24"/>
          <w:shd w:fill="efefef" w:val="clear"/>
        </w:rPr>
      </w:pPr>
      <w:r w:rsidDel="00000000" w:rsidR="00000000" w:rsidRPr="00000000">
        <w:rPr>
          <w:color w:val="999999"/>
          <w:shd w:fill="efefef" w:val="clear"/>
          <w:rtl w:val="0"/>
        </w:rPr>
        <w:t xml:space="preserve">) : Ristorante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numPr>
          <w:ilvl w:val="0"/>
          <w:numId w:val="1"/>
        </w:numPr>
        <w:spacing w:line="276" w:lineRule="auto"/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pre-condizioni: </w:t>
      </w:r>
    </w:p>
    <w:p w:rsidR="00000000" w:rsidDel="00000000" w:rsidP="00000000" w:rsidRDefault="00000000" w:rsidRPr="00000000" w14:paraId="0000035C">
      <w:pPr>
        <w:numPr>
          <w:ilvl w:val="1"/>
          <w:numId w:val="1"/>
        </w:numPr>
        <w:spacing w:line="276" w:lineRule="auto"/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non esiste alcun oggetto r di classe Ristorante con il valore nom per attributo nome tale che (r, cit):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ris_cit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numPr>
          <w:ilvl w:val="0"/>
          <w:numId w:val="1"/>
        </w:numPr>
        <w:spacing w:line="276" w:lineRule="auto"/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post-condizioni:</w:t>
      </w:r>
    </w:p>
    <w:p w:rsidR="00000000" w:rsidDel="00000000" w:rsidP="00000000" w:rsidRDefault="00000000" w:rsidRPr="00000000" w14:paraId="0000035E">
      <w:pPr>
        <w:numPr>
          <w:ilvl w:val="1"/>
          <w:numId w:val="1"/>
        </w:numPr>
        <w:spacing w:line="276" w:lineRule="auto"/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viene creato e restituito un nuovo oggetto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result: Ristorante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con i valori:</w:t>
      </w:r>
    </w:p>
    <w:p w:rsidR="00000000" w:rsidDel="00000000" w:rsidP="00000000" w:rsidRDefault="00000000" w:rsidRPr="00000000" w14:paraId="0000035F">
      <w:pPr>
        <w:numPr>
          <w:ilvl w:val="2"/>
          <w:numId w:val="1"/>
        </w:numPr>
        <w:spacing w:line="276" w:lineRule="auto"/>
        <w:ind w:left="2160" w:hanging="360"/>
        <w:rPr>
          <w:i w:val="1"/>
          <w:i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result.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nome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 = nom</w:t>
      </w:r>
    </w:p>
    <w:p w:rsidR="00000000" w:rsidDel="00000000" w:rsidP="00000000" w:rsidRDefault="00000000" w:rsidRPr="00000000" w14:paraId="00000360">
      <w:pPr>
        <w:numPr>
          <w:ilvl w:val="2"/>
          <w:numId w:val="1"/>
        </w:numPr>
        <w:spacing w:line="276" w:lineRule="auto"/>
        <w:ind w:left="2160" w:hanging="360"/>
        <w:rPr>
          <w:i w:val="1"/>
          <w:i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result.indirizzo = ind</w:t>
      </w:r>
    </w:p>
    <w:p w:rsidR="00000000" w:rsidDel="00000000" w:rsidP="00000000" w:rsidRDefault="00000000" w:rsidRPr="00000000" w14:paraId="00000361">
      <w:pPr>
        <w:numPr>
          <w:ilvl w:val="2"/>
          <w:numId w:val="1"/>
        </w:numPr>
        <w:spacing w:line="276" w:lineRule="auto"/>
        <w:ind w:left="2160" w:hanging="360"/>
        <w:rPr>
          <w:i w:val="1"/>
          <w:i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result.partita_iva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 = part</w:t>
      </w:r>
    </w:p>
    <w:p w:rsidR="00000000" w:rsidDel="00000000" w:rsidP="00000000" w:rsidRDefault="00000000" w:rsidRPr="00000000" w14:paraId="00000362">
      <w:pPr>
        <w:numPr>
          <w:ilvl w:val="2"/>
          <w:numId w:val="1"/>
        </w:numPr>
        <w:spacing w:line="276" w:lineRule="auto"/>
        <w:ind w:left="216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per ogni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pc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in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numPr>
          <w:ilvl w:val="3"/>
          <w:numId w:val="1"/>
        </w:numPr>
        <w:spacing w:line="276" w:lineRule="auto"/>
        <w:ind w:left="2880" w:hanging="360"/>
        <w:rPr>
          <w:i w:val="1"/>
          <w:i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result.periodo_chiusura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 =  pc</w:t>
      </w:r>
    </w:p>
    <w:p w:rsidR="00000000" w:rsidDel="00000000" w:rsidP="00000000" w:rsidRDefault="00000000" w:rsidRPr="00000000" w14:paraId="00000364">
      <w:pPr>
        <w:numPr>
          <w:ilvl w:val="1"/>
          <w:numId w:val="1"/>
        </w:numPr>
        <w:spacing w:line="276" w:lineRule="auto"/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viene creato un link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(result, cit): 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ris_cit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numPr>
          <w:ilvl w:val="1"/>
          <w:numId w:val="1"/>
        </w:numPr>
        <w:spacing w:line="276" w:lineRule="auto"/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viene creato un link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(result, tip):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ris_tip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line="276" w:lineRule="auto"/>
        <w:jc w:val="right"/>
        <w:rPr/>
      </w:pPr>
      <w:r w:rsidDel="00000000" w:rsidR="00000000" w:rsidRPr="00000000">
        <w:rPr>
          <w:rtl w:val="0"/>
        </w:rPr>
        <w:t xml:space="preserve">Per noi  </w:t>
      </w:r>
      <w:sdt>
        <w:sdtPr>
          <w:alias w:val="Stato"/>
          <w:id w:val="1319843302"/>
          <w:dropDownList w:lastValue="pronto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000000"/>
              <w:shd w:fill="78fb73" w:val="clear"/>
            </w:rPr>
            <w:t xml:space="preserve">pronto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line="276" w:lineRule="auto"/>
        <w:jc w:val="right"/>
        <w:rPr>
          <w:b w:val="1"/>
          <w:bCs w:val="1"/>
        </w:rPr>
      </w:pPr>
      <w:hyperlink r:id="rId42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Mattia Cona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line="276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# N10</w:t>
      </w:r>
    </w:p>
    <w:p w:rsidR="00000000" w:rsidDel="00000000" w:rsidP="00000000" w:rsidRDefault="00000000" w:rsidRPr="00000000" w14:paraId="00000369">
      <w:pPr>
        <w:pStyle w:val="Heading4"/>
        <w:spacing w:after="0" w:before="0" w:line="240" w:lineRule="auto"/>
        <w:rPr>
          <w:b w:val="1"/>
          <w:bCs w:val="1"/>
          <w:color w:val="000000"/>
        </w:rPr>
      </w:pPr>
      <w:bookmarkStart w:colFirst="0" w:colLast="0" w:name="_o9qu0i48vwd3" w:id="83"/>
      <w:bookmarkEnd w:id="83"/>
      <w:r w:rsidDel="00000000" w:rsidR="00000000" w:rsidRPr="00000000">
        <w:rPr>
          <w:b w:val="1"/>
          <w:bCs w:val="1"/>
          <w:color w:val="000000"/>
          <w:rtl w:val="0"/>
        </w:rPr>
        <w:t xml:space="preserve">registrazione_ristorante(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line="240" w:lineRule="auto"/>
        <w:ind w:left="216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nom:</w:t>
      </w:r>
      <w:r w:rsidDel="00000000" w:rsidR="00000000" w:rsidRPr="00000000">
        <w:rPr>
          <w:sz w:val="24"/>
          <w:szCs w:val="24"/>
          <w:rtl w:val="0"/>
        </w:rPr>
        <w:t xml:space="preserve"> str, </w:t>
      </w:r>
    </w:p>
    <w:p w:rsidR="00000000" w:rsidDel="00000000" w:rsidP="00000000" w:rsidRDefault="00000000" w:rsidRPr="00000000" w14:paraId="0000036B">
      <w:pPr>
        <w:spacing w:line="240" w:lineRule="auto"/>
        <w:ind w:left="216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ind: Indirizzo, </w:t>
      </w:r>
    </w:p>
    <w:p w:rsidR="00000000" w:rsidDel="00000000" w:rsidP="00000000" w:rsidRDefault="00000000" w:rsidRPr="00000000" w14:paraId="0000036C">
      <w:pPr>
        <w:spacing w:line="240" w:lineRule="auto"/>
        <w:ind w:left="28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part: </w:t>
      </w:r>
      <w:r w:rsidDel="00000000" w:rsidR="00000000" w:rsidRPr="00000000">
        <w:rPr>
          <w:sz w:val="24"/>
          <w:szCs w:val="24"/>
          <w:rtl w:val="0"/>
        </w:rPr>
        <w:t xml:space="preserve">Partita_iva,</w:t>
      </w:r>
      <w:r w:rsidDel="00000000" w:rsidR="00000000" w:rsidRPr="00000000">
        <w:rPr>
          <w:sz w:val="24"/>
          <w:szCs w:val="24"/>
          <w:rtl w:val="0"/>
        </w:rPr>
        <w:t xml:space="preserve">           </w:t>
      </w:r>
    </w:p>
    <w:p w:rsidR="00000000" w:rsidDel="00000000" w:rsidP="00000000" w:rsidRDefault="00000000" w:rsidRPr="00000000" w14:paraId="0000036D">
      <w:pPr>
        <w:spacing w:line="240" w:lineRule="auto"/>
        <w:ind w:left="216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P: Periodo[1..*], </w:t>
      </w:r>
    </w:p>
    <w:p w:rsidR="00000000" w:rsidDel="00000000" w:rsidP="00000000" w:rsidRDefault="00000000" w:rsidRPr="00000000" w14:paraId="0000036E">
      <w:pPr>
        <w:spacing w:line="240" w:lineRule="auto"/>
        <w:ind w:left="216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cit: Citta, </w:t>
      </w:r>
    </w:p>
    <w:p w:rsidR="00000000" w:rsidDel="00000000" w:rsidP="00000000" w:rsidRDefault="00000000" w:rsidRPr="00000000" w14:paraId="0000036F">
      <w:pPr>
        <w:spacing w:line="240" w:lineRule="auto"/>
        <w:ind w:left="216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tip: </w:t>
      </w:r>
      <w:r w:rsidDel="00000000" w:rsidR="00000000" w:rsidRPr="00000000">
        <w:rPr>
          <w:sz w:val="24"/>
          <w:szCs w:val="24"/>
          <w:rtl w:val="0"/>
        </w:rPr>
        <w:t xml:space="preserve">TipoCucina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70">
      <w:pPr>
        <w:spacing w:line="240" w:lineRule="auto"/>
        <w:ind w:left="216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: Ristorante</w:t>
      </w:r>
    </w:p>
    <w:p w:rsidR="00000000" w:rsidDel="00000000" w:rsidP="00000000" w:rsidRDefault="00000000" w:rsidRPr="00000000" w14:paraId="00000371">
      <w:pPr>
        <w:jc w:val="both"/>
        <w:rPr>
          <w:sz w:val="24"/>
          <w:szCs w:val="24"/>
        </w:rPr>
      </w:pPr>
      <w:sdt>
        <w:sdtPr>
          <w:alias w:val="Stato revisione"/>
          <w:id w:val="-108855432"/>
          <w:dropDownList w:lastValue="Da revisionare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5a3286"/>
              <w:shd w:fill="e6cff2" w:val="clear"/>
            </w:rPr>
            <w:t xml:space="preserve">Da revisionare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algoritmo: </w:t>
        <w:tab/>
      </w:r>
    </w:p>
    <w:p w:rsidR="00000000" w:rsidDel="00000000" w:rsidP="00000000" w:rsidRDefault="00000000" w:rsidRPr="00000000" w14:paraId="00000373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controllo se esiste il ristorante</w:t>
      </w:r>
    </w:p>
    <w:p w:rsidR="00000000" w:rsidDel="00000000" w:rsidP="00000000" w:rsidRDefault="00000000" w:rsidRPr="00000000" w14:paraId="00000374">
      <w:pPr>
        <w:spacing w:line="360" w:lineRule="auto"/>
        <w:rPr/>
      </w:pPr>
      <w:r w:rsidDel="00000000" w:rsidR="00000000" w:rsidRPr="00000000">
        <w:rPr>
          <w:rtl w:val="0"/>
        </w:rPr>
        <w:t xml:space="preserve">      </w:t>
        <w:tab/>
        <w:t xml:space="preserve">se già esiste un ristorante r con r.nome==nom and r.ris_cit.città==cit</w:t>
      </w:r>
    </w:p>
    <w:p w:rsidR="00000000" w:rsidDel="00000000" w:rsidP="00000000" w:rsidRDefault="00000000" w:rsidRPr="00000000" w14:paraId="00000375">
      <w:pPr>
        <w:spacing w:line="360" w:lineRule="auto"/>
        <w:ind w:left="720" w:firstLine="720"/>
        <w:rPr/>
      </w:pPr>
      <w:r w:rsidDel="00000000" w:rsidR="00000000" w:rsidRPr="00000000">
        <w:rPr>
          <w:rtl w:val="0"/>
        </w:rPr>
        <w:t xml:space="preserve">return errore</w:t>
      </w:r>
    </w:p>
    <w:p w:rsidR="00000000" w:rsidDel="00000000" w:rsidP="00000000" w:rsidRDefault="00000000" w:rsidRPr="00000000" w14:paraId="00000376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altrimenti:</w:t>
      </w:r>
    </w:p>
    <w:p w:rsidR="00000000" w:rsidDel="00000000" w:rsidP="00000000" w:rsidRDefault="00000000" w:rsidRPr="00000000" w14:paraId="00000377">
      <w:pPr>
        <w:spacing w:line="360" w:lineRule="auto"/>
        <w:ind w:left="720" w:firstLine="720"/>
        <w:rPr/>
      </w:pPr>
      <w:r w:rsidDel="00000000" w:rsidR="00000000" w:rsidRPr="00000000">
        <w:rPr>
          <w:rtl w:val="0"/>
        </w:rPr>
        <w:t xml:space="preserve">creo il ristorante </w:t>
      </w:r>
    </w:p>
    <w:p w:rsidR="00000000" w:rsidDel="00000000" w:rsidP="00000000" w:rsidRDefault="00000000" w:rsidRPr="00000000" w14:paraId="00000378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ab/>
        <w:t xml:space="preserve">nome=nom</w:t>
      </w:r>
    </w:p>
    <w:p w:rsidR="00000000" w:rsidDel="00000000" w:rsidP="00000000" w:rsidRDefault="00000000" w:rsidRPr="00000000" w14:paraId="00000379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ab/>
        <w:t xml:space="preserve">indirizzo=ind</w:t>
      </w:r>
    </w:p>
    <w:p w:rsidR="00000000" w:rsidDel="00000000" w:rsidP="00000000" w:rsidRDefault="00000000" w:rsidRPr="00000000" w14:paraId="0000037A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ab/>
        <w:t xml:space="preserve">p iva=p iva</w:t>
      </w:r>
    </w:p>
    <w:p w:rsidR="00000000" w:rsidDel="00000000" w:rsidP="00000000" w:rsidRDefault="00000000" w:rsidRPr="00000000" w14:paraId="0000037B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ab/>
        <w:t xml:space="preserve">r.periodo chiusura=pc</w:t>
      </w:r>
    </w:p>
    <w:p w:rsidR="00000000" w:rsidDel="00000000" w:rsidP="00000000" w:rsidRDefault="00000000" w:rsidRPr="00000000" w14:paraId="0000037C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ab/>
        <w:t xml:space="preserve">aggiungo alla lista il nuovo ristorante</w:t>
      </w:r>
    </w:p>
    <w:p w:rsidR="00000000" w:rsidDel="00000000" w:rsidP="00000000" w:rsidRDefault="00000000" w:rsidRPr="00000000" w14:paraId="0000037D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ab/>
        <w:t xml:space="preserve">return nuovo ristorante </w:t>
      </w:r>
    </w:p>
    <w:p w:rsidR="00000000" w:rsidDel="00000000" w:rsidP="00000000" w:rsidRDefault="00000000" w:rsidRPr="00000000" w14:paraId="0000037E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Style w:val="Heading3"/>
        <w:rPr/>
      </w:pPr>
      <w:bookmarkStart w:colFirst="0" w:colLast="0" w:name="_v679oeh0ykcm" w:id="84"/>
      <w:bookmarkEnd w:id="84"/>
      <w:r w:rsidDel="00000000" w:rsidR="00000000" w:rsidRPr="00000000">
        <w:rPr>
          <w:b w:val="1"/>
          <w:bCs w:val="1"/>
          <w:color w:val="000000"/>
          <w:rtl w:val="0"/>
        </w:rPr>
        <w:t xml:space="preserve">2.3.2. Specifica dello use-case </w:t>
      </w:r>
      <w:hyperlink r:id="rId4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Effettua prenotazioni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line="240" w:lineRule="auto"/>
        <w:rPr>
          <w:b w:val="1"/>
          <w:b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effettuare_prenotazioni(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 </w:t>
      </w:r>
    </w:p>
    <w:p w:rsidR="00000000" w:rsidDel="00000000" w:rsidP="00000000" w:rsidRDefault="00000000" w:rsidRPr="00000000" w14:paraId="00000382">
      <w:pPr>
        <w:spacing w:line="240" w:lineRule="auto"/>
        <w:ind w:left="2160" w:firstLine="0"/>
        <w:rPr>
          <w:color w:val="999999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 </w:t>
      </w:r>
      <w:r w:rsidDel="00000000" w:rsidR="00000000" w:rsidRPr="00000000">
        <w:rPr>
          <w:color w:val="999999"/>
          <w:shd w:fill="efefef" w:val="clear"/>
          <w:rtl w:val="0"/>
        </w:rPr>
        <w:t xml:space="preserve">     </w:t>
      </w:r>
      <w:r w:rsidDel="00000000" w:rsidR="00000000" w:rsidRPr="00000000">
        <w:rPr>
          <w:i w:val="1"/>
          <w:iCs w:val="1"/>
          <w:color w:val="999999"/>
          <w:shd w:fill="efefef" w:val="clear"/>
          <w:rtl w:val="0"/>
        </w:rPr>
        <w:t xml:space="preserve">c</w:t>
      </w:r>
      <w:r w:rsidDel="00000000" w:rsidR="00000000" w:rsidRPr="00000000">
        <w:rPr>
          <w:color w:val="999999"/>
          <w:shd w:fill="efefef" w:val="clear"/>
          <w:rtl w:val="0"/>
        </w:rPr>
        <w:t xml:space="preserve">: Cliente,</w:t>
      </w:r>
    </w:p>
    <w:p w:rsidR="00000000" w:rsidDel="00000000" w:rsidP="00000000" w:rsidRDefault="00000000" w:rsidRPr="00000000" w14:paraId="00000383">
      <w:pPr>
        <w:spacing w:line="240" w:lineRule="auto"/>
        <w:ind w:left="2160" w:firstLine="0"/>
        <w:rPr>
          <w:color w:val="999999"/>
          <w:shd w:fill="efefef" w:val="clear"/>
        </w:rPr>
      </w:pPr>
      <w:r w:rsidDel="00000000" w:rsidR="00000000" w:rsidRPr="00000000">
        <w:rPr>
          <w:color w:val="999999"/>
          <w:shd w:fill="efefef" w:val="clear"/>
          <w:rtl w:val="0"/>
        </w:rPr>
        <w:t xml:space="preserve">      </w:t>
      </w:r>
      <w:r w:rsidDel="00000000" w:rsidR="00000000" w:rsidRPr="00000000">
        <w:rPr>
          <w:i w:val="1"/>
          <w:iCs w:val="1"/>
          <w:color w:val="999999"/>
          <w:shd w:fill="efefef" w:val="clear"/>
          <w:rtl w:val="0"/>
        </w:rPr>
        <w:t xml:space="preserve"> r</w:t>
      </w:r>
      <w:r w:rsidDel="00000000" w:rsidR="00000000" w:rsidRPr="00000000">
        <w:rPr>
          <w:color w:val="999999"/>
          <w:shd w:fill="efefef" w:val="clear"/>
          <w:rtl w:val="0"/>
        </w:rPr>
        <w:t xml:space="preserve">: Ristorante, </w:t>
      </w:r>
    </w:p>
    <w:p w:rsidR="00000000" w:rsidDel="00000000" w:rsidP="00000000" w:rsidRDefault="00000000" w:rsidRPr="00000000" w14:paraId="00000384">
      <w:pPr>
        <w:spacing w:line="240" w:lineRule="auto"/>
        <w:ind w:left="2160" w:firstLine="0"/>
        <w:rPr>
          <w:color w:val="999999"/>
          <w:shd w:fill="efefef" w:val="clear"/>
        </w:rPr>
      </w:pPr>
      <w:r w:rsidDel="00000000" w:rsidR="00000000" w:rsidRPr="00000000">
        <w:rPr>
          <w:color w:val="999999"/>
          <w:shd w:fill="efefef" w:val="clear"/>
          <w:rtl w:val="0"/>
        </w:rPr>
        <w:t xml:space="preserve">      </w:t>
      </w:r>
      <w:r w:rsidDel="00000000" w:rsidR="00000000" w:rsidRPr="00000000">
        <w:rPr>
          <w:i w:val="1"/>
          <w:iCs w:val="1"/>
          <w:color w:val="999999"/>
          <w:shd w:fill="efefef" w:val="clear"/>
          <w:rtl w:val="0"/>
        </w:rPr>
        <w:t xml:space="preserve"> </w:t>
      </w:r>
      <w:r w:rsidDel="00000000" w:rsidR="00000000" w:rsidRPr="00000000">
        <w:rPr>
          <w:i w:val="1"/>
          <w:iCs w:val="1"/>
          <w:color w:val="999999"/>
          <w:shd w:fill="efefef" w:val="clear"/>
          <w:rtl w:val="0"/>
        </w:rPr>
        <w:t xml:space="preserve">num_com</w:t>
      </w:r>
      <w:r w:rsidDel="00000000" w:rsidR="00000000" w:rsidRPr="00000000">
        <w:rPr>
          <w:color w:val="999999"/>
          <w:shd w:fill="efefef" w:val="clear"/>
          <w:rtl w:val="0"/>
        </w:rPr>
        <w:t xml:space="preserve">:</w:t>
      </w:r>
      <w:r w:rsidDel="00000000" w:rsidR="00000000" w:rsidRPr="00000000">
        <w:rPr>
          <w:color w:val="999999"/>
          <w:shd w:fill="efefef" w:val="clear"/>
          <w:rtl w:val="0"/>
        </w:rPr>
        <w:t xml:space="preserve"> Intero &gt;= 0, </w:t>
      </w:r>
    </w:p>
    <w:p w:rsidR="00000000" w:rsidDel="00000000" w:rsidP="00000000" w:rsidRDefault="00000000" w:rsidRPr="00000000" w14:paraId="00000385">
      <w:pPr>
        <w:spacing w:line="240" w:lineRule="auto"/>
        <w:ind w:left="2160" w:firstLine="0"/>
        <w:rPr>
          <w:color w:val="999999"/>
          <w:shd w:fill="efefef" w:val="clear"/>
        </w:rPr>
      </w:pPr>
      <w:r w:rsidDel="00000000" w:rsidR="00000000" w:rsidRPr="00000000">
        <w:rPr>
          <w:color w:val="999999"/>
          <w:shd w:fill="efefef" w:val="clear"/>
          <w:rtl w:val="0"/>
        </w:rPr>
        <w:t xml:space="preserve">       </w:t>
      </w:r>
      <w:r w:rsidDel="00000000" w:rsidR="00000000" w:rsidRPr="00000000">
        <w:rPr>
          <w:i w:val="1"/>
          <w:iCs w:val="1"/>
          <w:color w:val="999999"/>
          <w:shd w:fill="efefef" w:val="clear"/>
          <w:rtl w:val="0"/>
        </w:rPr>
        <w:t xml:space="preserve">dat_pren</w:t>
      </w:r>
      <w:r w:rsidDel="00000000" w:rsidR="00000000" w:rsidRPr="00000000">
        <w:rPr>
          <w:color w:val="999999"/>
          <w:shd w:fill="efefef" w:val="clear"/>
          <w:rtl w:val="0"/>
        </w:rPr>
        <w:t xml:space="preserve">:</w:t>
      </w:r>
      <w:r w:rsidDel="00000000" w:rsidR="00000000" w:rsidRPr="00000000">
        <w:rPr>
          <w:color w:val="999999"/>
          <w:shd w:fill="efefef" w:val="clear"/>
          <w:rtl w:val="0"/>
        </w:rPr>
        <w:t xml:space="preserve"> </w:t>
      </w:r>
      <w:r w:rsidDel="00000000" w:rsidR="00000000" w:rsidRPr="00000000">
        <w:rPr>
          <w:color w:val="999999"/>
          <w:shd w:fill="efefef" w:val="clear"/>
          <w:rtl w:val="0"/>
        </w:rPr>
        <w:t xml:space="preserve">DataOra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line="240" w:lineRule="auto"/>
        <w:ind w:left="1440" w:firstLine="720"/>
        <w:rPr>
          <w:color w:val="999999"/>
          <w:sz w:val="24"/>
          <w:szCs w:val="24"/>
          <w:shd w:fill="efefef" w:val="clear"/>
        </w:rPr>
      </w:pPr>
      <w:r w:rsidDel="00000000" w:rsidR="00000000" w:rsidRPr="00000000">
        <w:rPr>
          <w:color w:val="999999"/>
          <w:shd w:fill="efefef" w:val="clear"/>
          <w:rtl w:val="0"/>
        </w:rPr>
        <w:t xml:space="preserve">        ) : Prenotazione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numPr>
          <w:ilvl w:val="0"/>
          <w:numId w:val="29"/>
        </w:numPr>
        <w:spacing w:line="276" w:lineRule="auto"/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pre-condizioni:</w:t>
      </w:r>
    </w:p>
    <w:p w:rsidR="00000000" w:rsidDel="00000000" w:rsidP="00000000" w:rsidRDefault="00000000" w:rsidRPr="00000000" w14:paraId="00000388">
      <w:pPr>
        <w:numPr>
          <w:ilvl w:val="1"/>
          <w:numId w:val="29"/>
        </w:numPr>
        <w:spacing w:line="276" w:lineRule="auto"/>
        <w:ind w:left="1440" w:hanging="360"/>
        <w:rPr>
          <w:i w:val="1"/>
          <w:i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r.is_in_periodo_chiusura(dat_pren)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 = FALSE</w:t>
      </w:r>
    </w:p>
    <w:p w:rsidR="00000000" w:rsidDel="00000000" w:rsidP="00000000" w:rsidRDefault="00000000" w:rsidRPr="00000000" w14:paraId="00000389">
      <w:pPr>
        <w:numPr>
          <w:ilvl w:val="0"/>
          <w:numId w:val="29"/>
        </w:numPr>
        <w:spacing w:line="276" w:lineRule="auto"/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post-condizioni:</w:t>
      </w:r>
    </w:p>
    <w:p w:rsidR="00000000" w:rsidDel="00000000" w:rsidP="00000000" w:rsidRDefault="00000000" w:rsidRPr="00000000" w14:paraId="0000038A">
      <w:pPr>
        <w:numPr>
          <w:ilvl w:val="1"/>
          <w:numId w:val="29"/>
        </w:numPr>
        <w:spacing w:line="276" w:lineRule="auto"/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viene creato e restituito un nuovo oggetto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result: Prenotazione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con valori</w:t>
      </w:r>
    </w:p>
    <w:p w:rsidR="00000000" w:rsidDel="00000000" w:rsidP="00000000" w:rsidRDefault="00000000" w:rsidRPr="00000000" w14:paraId="0000038B">
      <w:pPr>
        <w:numPr>
          <w:ilvl w:val="2"/>
          <w:numId w:val="29"/>
        </w:numPr>
        <w:spacing w:line="276" w:lineRule="auto"/>
        <w:ind w:left="2160" w:hanging="360"/>
        <w:rPr>
          <w:i w:val="1"/>
          <w:i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result.istante_creazione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 = istante di adesso</w:t>
      </w:r>
    </w:p>
    <w:p w:rsidR="00000000" w:rsidDel="00000000" w:rsidP="00000000" w:rsidRDefault="00000000" w:rsidRPr="00000000" w14:paraId="0000038C">
      <w:pPr>
        <w:numPr>
          <w:ilvl w:val="2"/>
          <w:numId w:val="29"/>
        </w:numPr>
        <w:spacing w:line="276" w:lineRule="auto"/>
        <w:ind w:left="2160" w:hanging="360"/>
        <w:rPr>
          <w:i w:val="1"/>
          <w:i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result.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numero_commensali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 =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num_com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numPr>
          <w:ilvl w:val="2"/>
          <w:numId w:val="29"/>
        </w:numPr>
        <w:spacing w:line="276" w:lineRule="auto"/>
        <w:ind w:left="2160" w:hanging="360"/>
        <w:rPr>
          <w:i w:val="1"/>
          <w:i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result.data_ora_prenotata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 =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dat_pren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numPr>
          <w:ilvl w:val="1"/>
          <w:numId w:val="29"/>
        </w:numPr>
        <w:spacing w:line="276" w:lineRule="auto"/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viene creato un link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 (result, r):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pren_ris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numPr>
          <w:ilvl w:val="1"/>
          <w:numId w:val="29"/>
        </w:numPr>
        <w:spacing w:line="276" w:lineRule="auto"/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viene creato un link 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(c, result):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cl_pren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</w:t>
      </w:r>
    </w:p>
    <w:p w:rsidR="00000000" w:rsidDel="00000000" w:rsidP="00000000" w:rsidRDefault="00000000" w:rsidRPr="00000000" w14:paraId="00000390">
      <w:pPr>
        <w:jc w:val="right"/>
        <w:rPr/>
      </w:pPr>
      <w:r w:rsidDel="00000000" w:rsidR="00000000" w:rsidRPr="00000000">
        <w:rPr>
          <w:rtl w:val="0"/>
        </w:rPr>
        <w:t xml:space="preserve">Per noi  </w:t>
      </w:r>
      <w:sdt>
        <w:sdtPr>
          <w:alias w:val="Stato"/>
          <w:id w:val="292740381"/>
          <w:dropDownList w:lastValue="da ricontrollare insieme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3d3d3d"/>
              <w:shd w:fill="dab8ff" w:val="clear"/>
            </w:rPr>
            <w:t xml:space="preserve">da ricontrollare insieme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jc w:val="right"/>
        <w:rPr>
          <w:b w:val="1"/>
          <w:bCs w:val="1"/>
        </w:rPr>
      </w:pPr>
      <w:hyperlink r:id="rId44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Nataliia Borovyk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line="276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# N11</w:t>
      </w:r>
    </w:p>
    <w:p w:rsidR="00000000" w:rsidDel="00000000" w:rsidP="00000000" w:rsidRDefault="00000000" w:rsidRPr="00000000" w14:paraId="00000393">
      <w:pPr>
        <w:pStyle w:val="Heading4"/>
        <w:spacing w:after="0" w:before="0" w:line="240" w:lineRule="auto"/>
        <w:rPr>
          <w:b w:val="1"/>
          <w:bCs w:val="1"/>
          <w:color w:val="000000"/>
        </w:rPr>
      </w:pPr>
      <w:bookmarkStart w:colFirst="0" w:colLast="0" w:name="_hhidgbsen37b" w:id="85"/>
      <w:bookmarkEnd w:id="85"/>
      <w:r w:rsidDel="00000000" w:rsidR="00000000" w:rsidRPr="00000000">
        <w:rPr>
          <w:b w:val="1"/>
          <w:bCs w:val="1"/>
          <w:color w:val="000000"/>
          <w:rtl w:val="0"/>
        </w:rPr>
        <w:t xml:space="preserve">effettuare_prenotazioni(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394">
      <w:pPr>
        <w:spacing w:line="24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   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: Cliente,</w:t>
      </w:r>
    </w:p>
    <w:p w:rsidR="00000000" w:rsidDel="00000000" w:rsidP="00000000" w:rsidRDefault="00000000" w:rsidRPr="00000000" w14:paraId="00000395">
      <w:pPr>
        <w:spacing w:line="24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r</w:t>
      </w:r>
      <w:r w:rsidDel="00000000" w:rsidR="00000000" w:rsidRPr="00000000">
        <w:rPr>
          <w:sz w:val="24"/>
          <w:szCs w:val="24"/>
          <w:rtl w:val="0"/>
        </w:rPr>
        <w:t xml:space="preserve">: Ristorante, </w:t>
      </w:r>
    </w:p>
    <w:p w:rsidR="00000000" w:rsidDel="00000000" w:rsidP="00000000" w:rsidRDefault="00000000" w:rsidRPr="00000000" w14:paraId="00000396">
      <w:pPr>
        <w:spacing w:line="24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num_com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IntGEZ</w:t>
      </w:r>
      <w:r w:rsidDel="00000000" w:rsidR="00000000" w:rsidRPr="00000000">
        <w:rPr>
          <w:sz w:val="24"/>
          <w:szCs w:val="24"/>
          <w:rtl w:val="0"/>
        </w:rPr>
        <w:t xml:space="preserve"> , </w:t>
      </w:r>
    </w:p>
    <w:p w:rsidR="00000000" w:rsidDel="00000000" w:rsidP="00000000" w:rsidRDefault="00000000" w:rsidRPr="00000000" w14:paraId="00000397">
      <w:pPr>
        <w:spacing w:line="24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dat_pren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datetime</w:t>
      </w:r>
    </w:p>
    <w:p w:rsidR="00000000" w:rsidDel="00000000" w:rsidP="00000000" w:rsidRDefault="00000000" w:rsidRPr="00000000" w14:paraId="00000398">
      <w:pPr>
        <w:spacing w:line="240" w:lineRule="auto"/>
        <w:ind w:left="144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) : Prenotazione</w:t>
      </w:r>
    </w:p>
    <w:p w:rsidR="00000000" w:rsidDel="00000000" w:rsidP="00000000" w:rsidRDefault="00000000" w:rsidRPr="00000000" w14:paraId="00000399">
      <w:pPr>
        <w:jc w:val="both"/>
        <w:rPr>
          <w:sz w:val="24"/>
          <w:szCs w:val="24"/>
        </w:rPr>
      </w:pPr>
      <w:sdt>
        <w:sdtPr>
          <w:alias w:val="Stato revisione"/>
          <w:id w:val="408128079"/>
          <w:dropDownList w:lastValue="Da revisionare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5a3286"/>
              <w:shd w:fill="e6cff2" w:val="clear"/>
            </w:rPr>
            <w:t xml:space="preserve">Da revisionare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algoritmo: </w:t>
        <w:tab/>
      </w:r>
    </w:p>
    <w:p w:rsidR="00000000" w:rsidDel="00000000" w:rsidP="00000000" w:rsidRDefault="00000000" w:rsidRPr="00000000" w14:paraId="0000039B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se  r.is_in_periodo_chiusura(dat_pren):</w:t>
      </w:r>
    </w:p>
    <w:p w:rsidR="00000000" w:rsidDel="00000000" w:rsidP="00000000" w:rsidRDefault="00000000" w:rsidRPr="00000000" w14:paraId="0000039C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ab/>
        <w:t xml:space="preserve">return errore</w:t>
      </w:r>
    </w:p>
    <w:p w:rsidR="00000000" w:rsidDel="00000000" w:rsidP="00000000" w:rsidRDefault="00000000" w:rsidRPr="00000000" w14:paraId="0000039D">
      <w:pPr>
        <w:spacing w:line="360" w:lineRule="auto"/>
        <w:ind w:left="720" w:firstLine="0"/>
        <w:rPr>
          <w:color w:val="990000"/>
        </w:rPr>
      </w:pPr>
      <w:r w:rsidDel="00000000" w:rsidR="00000000" w:rsidRPr="00000000">
        <w:rPr>
          <w:rtl w:val="0"/>
        </w:rPr>
        <w:t xml:space="preserve">viene creato   p : Prenotazione  tale che                        </w:t>
      </w:r>
      <w:r w:rsidDel="00000000" w:rsidR="00000000" w:rsidRPr="00000000">
        <w:rPr>
          <w:color w:val="990000"/>
          <w:rtl w:val="0"/>
        </w:rPr>
        <w:t xml:space="preserve"> </w:t>
      </w:r>
    </w:p>
    <w:p w:rsidR="00000000" w:rsidDel="00000000" w:rsidP="00000000" w:rsidRDefault="00000000" w:rsidRPr="00000000" w14:paraId="0000039E">
      <w:pPr>
        <w:spacing w:line="360" w:lineRule="auto"/>
        <w:ind w:left="720" w:firstLine="720"/>
        <w:rPr/>
      </w:pPr>
      <w:r w:rsidDel="00000000" w:rsidR="00000000" w:rsidRPr="00000000">
        <w:rPr>
          <w:rtl w:val="0"/>
        </w:rPr>
        <w:t xml:space="preserve">p.istante_creazione</w:t>
      </w:r>
      <w:r w:rsidDel="00000000" w:rsidR="00000000" w:rsidRPr="00000000">
        <w:rPr>
          <w:rtl w:val="0"/>
        </w:rPr>
        <w:t xml:space="preserve"> = adesso,</w:t>
      </w:r>
    </w:p>
    <w:p w:rsidR="00000000" w:rsidDel="00000000" w:rsidP="00000000" w:rsidRDefault="00000000" w:rsidRPr="00000000" w14:paraId="0000039F">
      <w:pPr>
        <w:spacing w:line="360" w:lineRule="auto"/>
        <w:ind w:left="720" w:firstLine="720"/>
        <w:rPr/>
      </w:pPr>
      <w:r w:rsidDel="00000000" w:rsidR="00000000" w:rsidRPr="00000000">
        <w:rPr>
          <w:rtl w:val="0"/>
        </w:rPr>
        <w:t xml:space="preserve">p.numero_commensali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num_com,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line="360" w:lineRule="auto"/>
        <w:ind w:left="720" w:firstLine="720"/>
        <w:rPr/>
      </w:pPr>
      <w:r w:rsidDel="00000000" w:rsidR="00000000" w:rsidRPr="00000000">
        <w:rPr>
          <w:rtl w:val="0"/>
        </w:rPr>
        <w:t xml:space="preserve">p.data_ora_prenotata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dat_pren)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viene creato link </w:t>
      </w:r>
      <w:r w:rsidDel="00000000" w:rsidR="00000000" w:rsidRPr="00000000">
        <w:rPr>
          <w:rtl w:val="0"/>
        </w:rPr>
        <w:t xml:space="preserve">(p, 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pren_ris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viene creato link (c, p): </w:t>
      </w:r>
      <w:r w:rsidDel="00000000" w:rsidR="00000000" w:rsidRPr="00000000">
        <w:rPr>
          <w:rtl w:val="0"/>
        </w:rPr>
        <w:t xml:space="preserve">cl_pren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line="360" w:lineRule="auto"/>
        <w:ind w:left="720" w:firstLine="0"/>
        <w:rPr>
          <w:color w:val="990000"/>
        </w:rPr>
      </w:pPr>
      <w:r w:rsidDel="00000000" w:rsidR="00000000" w:rsidRPr="00000000">
        <w:rPr>
          <w:rtl w:val="0"/>
        </w:rPr>
        <w:t xml:space="preserve">return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Style w:val="Heading3"/>
        <w:rPr/>
      </w:pPr>
      <w:bookmarkStart w:colFirst="0" w:colLast="0" w:name="_p9hbmopanl3u" w:id="86"/>
      <w:bookmarkEnd w:id="86"/>
      <w:r w:rsidDel="00000000" w:rsidR="00000000" w:rsidRPr="00000000">
        <w:rPr>
          <w:b w:val="1"/>
          <w:bCs w:val="1"/>
          <w:color w:val="000000"/>
          <w:rtl w:val="0"/>
        </w:rPr>
        <w:t xml:space="preserve">2.3.3. Specifica dello use-case </w:t>
      </w:r>
      <w:hyperlink r:id="rId4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Gestione prenotazioni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>
          <w:b w:val="1"/>
          <w:b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ristorante_accetta_prenotazione(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p: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 Prenotazione) : Accettata</w:t>
      </w:r>
    </w:p>
    <w:p w:rsidR="00000000" w:rsidDel="00000000" w:rsidP="00000000" w:rsidRDefault="00000000" w:rsidRPr="00000000" w14:paraId="000003A8">
      <w:pPr>
        <w:numPr>
          <w:ilvl w:val="0"/>
          <w:numId w:val="17"/>
        </w:numPr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pre-condizione: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numPr>
          <w:ilvl w:val="1"/>
          <w:numId w:val="17"/>
        </w:numPr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p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non è istanza né di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Accettata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né di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Rifiutata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numPr>
          <w:ilvl w:val="0"/>
          <w:numId w:val="17"/>
        </w:numPr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post-condizioni:</w:t>
      </w:r>
    </w:p>
    <w:p w:rsidR="00000000" w:rsidDel="00000000" w:rsidP="00000000" w:rsidRDefault="00000000" w:rsidRPr="00000000" w14:paraId="000003AB">
      <w:pPr>
        <w:numPr>
          <w:ilvl w:val="1"/>
          <w:numId w:val="17"/>
        </w:numPr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modifiche ai dati:</w:t>
      </w:r>
    </w:p>
    <w:p w:rsidR="00000000" w:rsidDel="00000000" w:rsidP="00000000" w:rsidRDefault="00000000" w:rsidRPr="00000000" w14:paraId="000003AC">
      <w:pPr>
        <w:numPr>
          <w:ilvl w:val="2"/>
          <w:numId w:val="17"/>
        </w:numPr>
        <w:ind w:left="216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p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diventa istanza di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Accettata</w:t>
      </w:r>
    </w:p>
    <w:p w:rsidR="00000000" w:rsidDel="00000000" w:rsidP="00000000" w:rsidRDefault="00000000" w:rsidRPr="00000000" w14:paraId="000003AD">
      <w:pPr>
        <w:numPr>
          <w:ilvl w:val="1"/>
          <w:numId w:val="17"/>
        </w:numPr>
        <w:ind w:left="1440" w:hanging="360"/>
        <w:rPr>
          <w:color w:val="999999"/>
        </w:rPr>
      </w:pP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result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= p</w:t>
      </w:r>
      <w:r w:rsidDel="00000000" w:rsidR="00000000" w:rsidRPr="00000000">
        <w:rPr>
          <w:color w:val="999999"/>
          <w:shd w:fill="efefef" w:val="clear"/>
          <w:rtl w:val="0"/>
        </w:rPr>
        <w:tab/>
      </w:r>
      <w:r w:rsidDel="00000000" w:rsidR="00000000" w:rsidRPr="00000000">
        <w:rPr>
          <w:color w:val="999999"/>
          <w:rtl w:val="0"/>
        </w:rPr>
        <w:t xml:space="preserve"> </w:t>
        <w:tab/>
      </w:r>
    </w:p>
    <w:p w:rsidR="00000000" w:rsidDel="00000000" w:rsidP="00000000" w:rsidRDefault="00000000" w:rsidRPr="00000000" w14:paraId="000003AE">
      <w:pPr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1603107826"/>
          <w:dropDownList w:lastValue="da ricontrollare insieme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3d3d3d"/>
              <w:shd w:fill="dab8ff" w:val="clear"/>
            </w:rPr>
            <w:t xml:space="preserve">da ricontrollare insieme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jc w:val="right"/>
        <w:rPr>
          <w:b w:val="1"/>
          <w:bCs w:val="1"/>
        </w:rPr>
      </w:pPr>
      <w:hyperlink r:id="rId46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Chiara Macciocchi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# N12</w:t>
      </w:r>
    </w:p>
    <w:p w:rsidR="00000000" w:rsidDel="00000000" w:rsidP="00000000" w:rsidRDefault="00000000" w:rsidRPr="00000000" w14:paraId="000003B1">
      <w:pPr>
        <w:pStyle w:val="Heading5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3ilohtwtmm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ristorante_accetta_prenotazione(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p: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Prenotazione)</w:t>
      </w:r>
    </w:p>
    <w:p w:rsidR="00000000" w:rsidDel="00000000" w:rsidP="00000000" w:rsidRDefault="00000000" w:rsidRPr="00000000" w14:paraId="000003B2">
      <w:pPr>
        <w:jc w:val="both"/>
        <w:rPr/>
      </w:pPr>
      <w:sdt>
        <w:sdtPr>
          <w:alias w:val="Stato revisione"/>
          <w:id w:val="-1103618056"/>
          <w:dropDownList w:lastValue="Da revisionare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5a3286"/>
              <w:shd w:fill="e6cff2" w:val="clear"/>
            </w:rPr>
            <w:t xml:space="preserve">Da revisionare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b w:val="1"/>
          <w:bCs w:val="1"/>
          <w:rtl w:val="0"/>
        </w:rPr>
        <w:t xml:space="preserve">algoritmo: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ind w:firstLine="720"/>
        <w:rPr/>
      </w:pPr>
      <w:r w:rsidDel="00000000" w:rsidR="00000000" w:rsidRPr="00000000">
        <w:rPr>
          <w:rtl w:val="0"/>
        </w:rPr>
        <w:tab/>
        <w:t xml:space="preserve">if p.is_riufiutata è valorizzato: </w:t>
      </w:r>
    </w:p>
    <w:p w:rsidR="00000000" w:rsidDel="00000000" w:rsidP="00000000" w:rsidRDefault="00000000" w:rsidRPr="00000000" w14:paraId="000003B5">
      <w:pPr>
        <w:ind w:firstLine="720"/>
        <w:rPr/>
      </w:pPr>
      <w:r w:rsidDel="00000000" w:rsidR="00000000" w:rsidRPr="00000000">
        <w:rPr>
          <w:rtl w:val="0"/>
        </w:rPr>
        <w:tab/>
        <w:tab/>
        <w:t xml:space="preserve">ERRORE</w:t>
      </w:r>
    </w:p>
    <w:p w:rsidR="00000000" w:rsidDel="00000000" w:rsidP="00000000" w:rsidRDefault="00000000" w:rsidRPr="00000000" w14:paraId="000003B6">
      <w:pPr>
        <w:ind w:firstLine="720"/>
        <w:rPr/>
      </w:pPr>
      <w:r w:rsidDel="00000000" w:rsidR="00000000" w:rsidRPr="00000000">
        <w:rPr>
          <w:rtl w:val="0"/>
        </w:rPr>
        <w:t xml:space="preserve">altrimenti:</w:t>
      </w:r>
    </w:p>
    <w:p w:rsidR="00000000" w:rsidDel="00000000" w:rsidP="00000000" w:rsidRDefault="00000000" w:rsidRPr="00000000" w14:paraId="000003B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p.istante_accettazione</w:t>
      </w:r>
      <w:r w:rsidDel="00000000" w:rsidR="00000000" w:rsidRPr="00000000">
        <w:rPr>
          <w:rtl w:val="0"/>
        </w:rPr>
        <w:t xml:space="preserve"> = adesso </w:t>
      </w:r>
    </w:p>
    <w:p w:rsidR="00000000" w:rsidDel="00000000" w:rsidP="00000000" w:rsidRDefault="00000000" w:rsidRPr="00000000" w14:paraId="000003B9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p.</w:t>
      </w:r>
      <w:r w:rsidDel="00000000" w:rsidR="00000000" w:rsidRPr="00000000">
        <w:rPr>
          <w:rtl w:val="0"/>
        </w:rPr>
        <w:t xml:space="preserve">is_rifiutata</w:t>
      </w:r>
      <w:r w:rsidDel="00000000" w:rsidR="00000000" w:rsidRPr="00000000">
        <w:rPr>
          <w:rtl w:val="0"/>
        </w:rPr>
        <w:t xml:space="preserve"> = True</w:t>
      </w:r>
    </w:p>
    <w:p w:rsidR="00000000" w:rsidDel="00000000" w:rsidP="00000000" w:rsidRDefault="00000000" w:rsidRPr="00000000" w14:paraId="000003BA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3BB">
      <w:pPr>
        <w:spacing w:line="360" w:lineRule="auto"/>
        <w:rPr>
          <w:del w:author="Marco Esposito" w:id="3" w:date="2025-07-18T09:04:43Z"/>
        </w:rPr>
      </w:pPr>
      <w:del w:author="Marco Esposito" w:id="3" w:date="2025-07-18T09:04:43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3B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>
          <w:b w:val="1"/>
          <w:b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ristorante_rifiuta_prenotazione(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p: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 Prenotazione) : Rifiutata</w:t>
      </w:r>
    </w:p>
    <w:p w:rsidR="00000000" w:rsidDel="00000000" w:rsidP="00000000" w:rsidRDefault="00000000" w:rsidRPr="00000000" w14:paraId="000003BF">
      <w:pPr>
        <w:numPr>
          <w:ilvl w:val="0"/>
          <w:numId w:val="14"/>
        </w:numPr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pre-condizione: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numPr>
          <w:ilvl w:val="1"/>
          <w:numId w:val="14"/>
        </w:numPr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p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non è istanza né di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Accettata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né di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Rifiutata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numPr>
          <w:ilvl w:val="0"/>
          <w:numId w:val="14"/>
        </w:numPr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post-condizioni:</w:t>
      </w:r>
    </w:p>
    <w:p w:rsidR="00000000" w:rsidDel="00000000" w:rsidP="00000000" w:rsidRDefault="00000000" w:rsidRPr="00000000" w14:paraId="000003C2">
      <w:pPr>
        <w:numPr>
          <w:ilvl w:val="1"/>
          <w:numId w:val="14"/>
        </w:numPr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modifiche ai dati:</w:t>
      </w:r>
    </w:p>
    <w:p w:rsidR="00000000" w:rsidDel="00000000" w:rsidP="00000000" w:rsidRDefault="00000000" w:rsidRPr="00000000" w14:paraId="000003C3">
      <w:pPr>
        <w:numPr>
          <w:ilvl w:val="2"/>
          <w:numId w:val="14"/>
        </w:numPr>
        <w:ind w:left="216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p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diventa istanza di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 Rifiutata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</w:t>
      </w:r>
    </w:p>
    <w:p w:rsidR="00000000" w:rsidDel="00000000" w:rsidP="00000000" w:rsidRDefault="00000000" w:rsidRPr="00000000" w14:paraId="000003C4">
      <w:pPr>
        <w:numPr>
          <w:ilvl w:val="1"/>
          <w:numId w:val="14"/>
        </w:numPr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result = p</w:t>
      </w:r>
    </w:p>
    <w:p w:rsidR="00000000" w:rsidDel="00000000" w:rsidP="00000000" w:rsidRDefault="00000000" w:rsidRPr="00000000" w14:paraId="000003C5">
      <w:pPr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-1252220127"/>
          <w:dropDownList w:lastValue="da ricontrollare insieme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3d3d3d"/>
              <w:shd w:fill="dab8ff" w:val="clear"/>
            </w:rPr>
            <w:t xml:space="preserve">da ricontrollare insieme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jc w:val="right"/>
        <w:rPr>
          <w:b w:val="1"/>
          <w:bCs w:val="1"/>
        </w:rPr>
      </w:pPr>
      <w:hyperlink r:id="rId47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Cecile Mbazoa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# N13</w:t>
      </w:r>
    </w:p>
    <w:p w:rsidR="00000000" w:rsidDel="00000000" w:rsidP="00000000" w:rsidRDefault="00000000" w:rsidRPr="00000000" w14:paraId="000003C8">
      <w:pPr>
        <w:pStyle w:val="Heading5"/>
        <w:spacing w:after="0" w:before="0" w:lineRule="auto"/>
        <w:rPr>
          <w:b w:val="1"/>
          <w:bCs w:val="1"/>
          <w:color w:val="990000"/>
          <w:sz w:val="26"/>
          <w:szCs w:val="26"/>
        </w:rPr>
      </w:pPr>
      <w:bookmarkStart w:colFirst="0" w:colLast="0" w:name="_6fwhsm91zbdy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ristorante_rifiuta_prenotazione(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p: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Prenotazione)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jc w:val="both"/>
        <w:rPr/>
      </w:pPr>
      <w:sdt>
        <w:sdtPr>
          <w:alias w:val="Stato revisione"/>
          <w:id w:val="1509381997"/>
          <w:dropDownList w:lastValue="Da revisionare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5a3286"/>
              <w:shd w:fill="e6cff2" w:val="clear"/>
            </w:rPr>
            <w:t xml:space="preserve">Da revisionare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b w:val="1"/>
          <w:bCs w:val="1"/>
          <w:rtl w:val="0"/>
        </w:rPr>
        <w:t xml:space="preserve">algoritmo: </w:t>
        <w:tab/>
      </w: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3CB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versione 2</w:t>
      </w:r>
    </w:p>
    <w:p w:rsidR="00000000" w:rsidDel="00000000" w:rsidP="00000000" w:rsidRDefault="00000000" w:rsidRPr="00000000" w14:paraId="000003CC">
      <w:pPr>
        <w:ind w:firstLine="720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tl w:val="0"/>
        </w:rPr>
        <w:t xml:space="preserve">p.is_rifiutata</w:t>
      </w:r>
      <w:r w:rsidDel="00000000" w:rsidR="00000000" w:rsidRPr="00000000">
        <w:rPr>
          <w:rtl w:val="0"/>
        </w:rPr>
        <w:t xml:space="preserve"> è valorizzato: ERRORE</w:t>
      </w:r>
    </w:p>
    <w:p w:rsidR="00000000" w:rsidDel="00000000" w:rsidP="00000000" w:rsidRDefault="00000000" w:rsidRPr="00000000" w14:paraId="000003CD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ab/>
        <w:t xml:space="preserve">ERRORE</w:t>
      </w:r>
    </w:p>
    <w:p w:rsidR="00000000" w:rsidDel="00000000" w:rsidP="00000000" w:rsidRDefault="00000000" w:rsidRPr="00000000" w14:paraId="000003CE">
      <w:pPr>
        <w:spacing w:line="360" w:lineRule="auto"/>
        <w:rPr/>
      </w:pPr>
      <w:r w:rsidDel="00000000" w:rsidR="00000000" w:rsidRPr="00000000">
        <w:rPr>
          <w:rtl w:val="0"/>
        </w:rPr>
        <w:t xml:space="preserve"> </w:t>
        <w:tab/>
        <w:t xml:space="preserve">altrimenti:</w:t>
      </w:r>
    </w:p>
    <w:p w:rsidR="00000000" w:rsidDel="00000000" w:rsidP="00000000" w:rsidRDefault="00000000" w:rsidRPr="00000000" w14:paraId="000003CF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p.istante_rifiuto</w:t>
      </w:r>
      <w:r w:rsidDel="00000000" w:rsidR="00000000" w:rsidRPr="00000000">
        <w:rPr>
          <w:rtl w:val="0"/>
        </w:rPr>
        <w:t xml:space="preserve"> = adesso </w:t>
      </w:r>
    </w:p>
    <w:p w:rsidR="00000000" w:rsidDel="00000000" w:rsidP="00000000" w:rsidRDefault="00000000" w:rsidRPr="00000000" w14:paraId="000003D0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p.</w:t>
      </w:r>
      <w:r w:rsidDel="00000000" w:rsidR="00000000" w:rsidRPr="00000000">
        <w:rPr>
          <w:rtl w:val="0"/>
        </w:rPr>
        <w:t xml:space="preserve">is_rifiutata</w:t>
      </w:r>
      <w:r w:rsidDel="00000000" w:rsidR="00000000" w:rsidRPr="00000000">
        <w:rPr>
          <w:rtl w:val="0"/>
        </w:rPr>
        <w:t xml:space="preserve"> = TRUE</w:t>
      </w:r>
    </w:p>
    <w:p w:rsidR="00000000" w:rsidDel="00000000" w:rsidP="00000000" w:rsidRDefault="00000000" w:rsidRPr="00000000" w14:paraId="000003D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pStyle w:val="Heading3"/>
        <w:rPr/>
      </w:pPr>
      <w:bookmarkStart w:colFirst="0" w:colLast="0" w:name="_8w5v282lfyml" w:id="89"/>
      <w:bookmarkEnd w:id="89"/>
      <w:r w:rsidDel="00000000" w:rsidR="00000000" w:rsidRPr="00000000">
        <w:rPr>
          <w:b w:val="1"/>
          <w:bCs w:val="1"/>
          <w:color w:val="000000"/>
          <w:rtl w:val="0"/>
        </w:rPr>
        <w:t xml:space="preserve">2.3.4. Specifica dello use-case</w:t>
      </w:r>
      <w:r w:rsidDel="00000000" w:rsidR="00000000" w:rsidRPr="00000000">
        <w:rPr>
          <w:b w:val="1"/>
          <w:bCs w:val="1"/>
          <w:rtl w:val="0"/>
        </w:rPr>
        <w:t xml:space="preserve"> </w:t>
      </w:r>
      <w:hyperlink r:id="rId4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Gestione ristorante</w:t>
        </w:r>
      </w:hyperlink>
      <w:r w:rsidDel="00000000" w:rsidR="00000000" w:rsidRPr="00000000">
        <w:rPr>
          <w:rtl w:val="0"/>
        </w:rPr>
        <w:t xml:space="preserve"> concettuale</w:t>
      </w:r>
    </w:p>
    <w:p w:rsidR="00000000" w:rsidDel="00000000" w:rsidP="00000000" w:rsidRDefault="00000000" w:rsidRPr="00000000" w14:paraId="000003D3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>
          <w:b w:val="1"/>
          <w:b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creazione_periodo_di_chiusura(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>
          <w:color w:val="999999"/>
          <w:shd w:fill="efefef" w:val="clear"/>
        </w:rPr>
      </w:pPr>
      <w:r w:rsidDel="00000000" w:rsidR="00000000" w:rsidRPr="00000000">
        <w:rPr>
          <w:color w:val="999999"/>
          <w:sz w:val="24"/>
          <w:szCs w:val="24"/>
          <w:shd w:fill="efefef" w:val="clear"/>
          <w:rtl w:val="0"/>
        </w:rPr>
        <w:t xml:space="preserve">  </w:t>
        <w:tab/>
        <w:tab/>
        <w:tab/>
        <w:tab/>
      </w:r>
      <w:r w:rsidDel="00000000" w:rsidR="00000000" w:rsidRPr="00000000">
        <w:rPr>
          <w:i w:val="1"/>
          <w:iCs w:val="1"/>
          <w:color w:val="999999"/>
          <w:shd w:fill="efefef" w:val="clear"/>
          <w:rtl w:val="0"/>
        </w:rPr>
        <w:t xml:space="preserve">r</w:t>
      </w:r>
      <w:r w:rsidDel="00000000" w:rsidR="00000000" w:rsidRPr="00000000">
        <w:rPr>
          <w:color w:val="999999"/>
          <w:shd w:fill="efefef" w:val="clear"/>
          <w:rtl w:val="0"/>
        </w:rPr>
        <w:t xml:space="preserve">: Ristorante, </w:t>
      </w:r>
    </w:p>
    <w:p w:rsidR="00000000" w:rsidDel="00000000" w:rsidP="00000000" w:rsidRDefault="00000000" w:rsidRPr="00000000" w14:paraId="000003D6">
      <w:pPr>
        <w:rPr>
          <w:color w:val="999999"/>
          <w:shd w:fill="efefef" w:val="clear"/>
        </w:rPr>
      </w:pPr>
      <w:r w:rsidDel="00000000" w:rsidR="00000000" w:rsidRPr="00000000">
        <w:rPr>
          <w:color w:val="999999"/>
          <w:shd w:fill="efefef" w:val="clear"/>
          <w:rtl w:val="0"/>
        </w:rPr>
        <w:t xml:space="preserve">  </w:t>
        <w:tab/>
        <w:tab/>
        <w:tab/>
        <w:tab/>
      </w:r>
      <w:r w:rsidDel="00000000" w:rsidR="00000000" w:rsidRPr="00000000">
        <w:rPr>
          <w:i w:val="1"/>
          <w:iCs w:val="1"/>
          <w:color w:val="999999"/>
          <w:shd w:fill="efefef" w:val="clear"/>
          <w:rtl w:val="0"/>
        </w:rPr>
        <w:t xml:space="preserve">d_iniz</w:t>
      </w:r>
      <w:r w:rsidDel="00000000" w:rsidR="00000000" w:rsidRPr="00000000">
        <w:rPr>
          <w:color w:val="999999"/>
          <w:shd w:fill="efefef" w:val="clear"/>
          <w:rtl w:val="0"/>
        </w:rPr>
        <w:t xml:space="preserve">: </w:t>
      </w:r>
      <w:r w:rsidDel="00000000" w:rsidR="00000000" w:rsidRPr="00000000">
        <w:rPr>
          <w:color w:val="999999"/>
          <w:shd w:fill="efefef" w:val="clear"/>
          <w:rtl w:val="0"/>
        </w:rPr>
        <w:t xml:space="preserve">Data,</w:t>
      </w:r>
      <w:r w:rsidDel="00000000" w:rsidR="00000000" w:rsidRPr="00000000">
        <w:rPr>
          <w:color w:val="999999"/>
          <w:shd w:fill="efefef" w:val="clear"/>
          <w:rtl w:val="0"/>
        </w:rPr>
        <w:t xml:space="preserve"> </w:t>
      </w:r>
    </w:p>
    <w:p w:rsidR="00000000" w:rsidDel="00000000" w:rsidP="00000000" w:rsidRDefault="00000000" w:rsidRPr="00000000" w14:paraId="000003D7">
      <w:pPr>
        <w:rPr>
          <w:color w:val="999999"/>
          <w:shd w:fill="efefef" w:val="clear"/>
        </w:rPr>
      </w:pPr>
      <w:r w:rsidDel="00000000" w:rsidR="00000000" w:rsidRPr="00000000">
        <w:rPr>
          <w:color w:val="999999"/>
          <w:shd w:fill="efefef" w:val="clear"/>
          <w:rtl w:val="0"/>
        </w:rPr>
        <w:t xml:space="preserve">   </w:t>
        <w:tab/>
        <w:tab/>
        <w:tab/>
        <w:tab/>
      </w:r>
      <w:r w:rsidDel="00000000" w:rsidR="00000000" w:rsidRPr="00000000">
        <w:rPr>
          <w:i w:val="1"/>
          <w:iCs w:val="1"/>
          <w:color w:val="999999"/>
          <w:shd w:fill="efefef" w:val="clear"/>
          <w:rtl w:val="0"/>
        </w:rPr>
        <w:t xml:space="preserve">d_fin</w:t>
      </w:r>
      <w:r w:rsidDel="00000000" w:rsidR="00000000" w:rsidRPr="00000000">
        <w:rPr>
          <w:color w:val="999999"/>
          <w:shd w:fill="efefef" w:val="clear"/>
          <w:rtl w:val="0"/>
        </w:rPr>
        <w:t xml:space="preserve">:</w:t>
      </w:r>
      <w:r w:rsidDel="00000000" w:rsidR="00000000" w:rsidRPr="00000000">
        <w:rPr>
          <w:color w:val="999999"/>
          <w:shd w:fill="efefef" w:val="clear"/>
          <w:rtl w:val="0"/>
        </w:rPr>
        <w:t xml:space="preserve"> </w:t>
      </w:r>
      <w:r w:rsidDel="00000000" w:rsidR="00000000" w:rsidRPr="00000000">
        <w:rPr>
          <w:color w:val="999999"/>
          <w:shd w:fill="efefef" w:val="clear"/>
          <w:rtl w:val="0"/>
        </w:rPr>
        <w:t xml:space="preserve">Data,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hd w:fill="efefef" w:val="clear"/>
          <w:rtl w:val="0"/>
        </w:rPr>
        <w:t xml:space="preserve">    </w:t>
        <w:tab/>
        <w:tab/>
        <w:tab/>
        <w:tab/>
      </w:r>
      <w:r w:rsidDel="00000000" w:rsidR="00000000" w:rsidRPr="00000000">
        <w:rPr>
          <w:i w:val="1"/>
          <w:iCs w:val="1"/>
          <w:color w:val="999999"/>
          <w:shd w:fill="efefef" w:val="clear"/>
          <w:rtl w:val="0"/>
        </w:rPr>
        <w:t xml:space="preserve">O</w:t>
      </w:r>
      <w:r w:rsidDel="00000000" w:rsidR="00000000" w:rsidRPr="00000000">
        <w:rPr>
          <w:color w:val="999999"/>
          <w:shd w:fill="efefef" w:val="clear"/>
          <w:rtl w:val="0"/>
        </w:rPr>
        <w:t xml:space="preserve">: </w:t>
      </w:r>
      <w:r w:rsidDel="00000000" w:rsidR="00000000" w:rsidRPr="00000000">
        <w:rPr>
          <w:color w:val="999999"/>
          <w:shd w:fill="efefef" w:val="clear"/>
          <w:rtl w:val="0"/>
        </w:rPr>
        <w:t xml:space="preserve">OrarioGiorno[1..</w:t>
      </w:r>
      <w:r w:rsidDel="00000000" w:rsidR="00000000" w:rsidRPr="00000000">
        <w:rPr>
          <w:color w:val="999999"/>
          <w:shd w:fill="efefef" w:val="clear"/>
          <w:rtl w:val="0"/>
        </w:rPr>
        <w:t xml:space="preserve">*]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numPr>
          <w:ilvl w:val="0"/>
          <w:numId w:val="47"/>
        </w:numPr>
        <w:spacing w:line="276" w:lineRule="auto"/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pre-condizioni:</w:t>
      </w:r>
    </w:p>
    <w:p w:rsidR="00000000" w:rsidDel="00000000" w:rsidP="00000000" w:rsidRDefault="00000000" w:rsidRPr="00000000" w14:paraId="000003DA">
      <w:pPr>
        <w:numPr>
          <w:ilvl w:val="1"/>
          <w:numId w:val="47"/>
        </w:numPr>
        <w:spacing w:line="276" w:lineRule="auto"/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Per ogni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pc: Periodo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tale che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pc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è uno dei valori di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r.periodo_chiusura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line="276" w:lineRule="auto"/>
        <w:ind w:left="1440" w:firstLine="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(alternativa:   pc è uno dei valori di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r.periodo_chiusura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)   </w:t>
      </w:r>
    </w:p>
    <w:p w:rsidR="00000000" w:rsidDel="00000000" w:rsidP="00000000" w:rsidRDefault="00000000" w:rsidRPr="00000000" w14:paraId="000003DC">
      <w:pPr>
        <w:numPr>
          <w:ilvl w:val="2"/>
          <w:numId w:val="47"/>
        </w:numPr>
        <w:spacing w:line="276" w:lineRule="auto"/>
        <w:ind w:left="216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Deve essere vero che</w:t>
      </w:r>
    </w:p>
    <w:p w:rsidR="00000000" w:rsidDel="00000000" w:rsidP="00000000" w:rsidRDefault="00000000" w:rsidRPr="00000000" w14:paraId="000003DD">
      <w:pPr>
        <w:numPr>
          <w:ilvl w:val="3"/>
          <w:numId w:val="47"/>
        </w:numPr>
        <w:spacing w:line="276" w:lineRule="auto"/>
        <w:ind w:left="2880" w:hanging="360"/>
        <w:rPr>
          <w:i w:val="1"/>
          <w:i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non_sovrapposti_data(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line="276" w:lineRule="auto"/>
        <w:ind w:left="4320" w:firstLine="720"/>
        <w:rPr>
          <w:i w:val="1"/>
          <w:i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pc.data_inizio,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pacing w:line="276" w:lineRule="auto"/>
        <w:ind w:left="4320" w:firstLine="720"/>
        <w:rPr>
          <w:i w:val="1"/>
          <w:i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pc.data_fine,  </w:t>
      </w:r>
    </w:p>
    <w:p w:rsidR="00000000" w:rsidDel="00000000" w:rsidP="00000000" w:rsidRDefault="00000000" w:rsidRPr="00000000" w14:paraId="000003E0">
      <w:pPr>
        <w:spacing w:line="276" w:lineRule="auto"/>
        <w:ind w:left="4320" w:firstLine="720"/>
        <w:rPr>
          <w:i w:val="1"/>
          <w:i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d_iniz,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 </w:t>
      </w:r>
    </w:p>
    <w:p w:rsidR="00000000" w:rsidDel="00000000" w:rsidP="00000000" w:rsidRDefault="00000000" w:rsidRPr="00000000" w14:paraId="000003E1">
      <w:pPr>
        <w:spacing w:line="276" w:lineRule="auto"/>
        <w:ind w:left="4320" w:firstLine="720"/>
        <w:rPr>
          <w:i w:val="1"/>
          <w:i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d_fin ) = True</w:t>
      </w:r>
    </w:p>
    <w:p w:rsidR="00000000" w:rsidDel="00000000" w:rsidP="00000000" w:rsidRDefault="00000000" w:rsidRPr="00000000" w14:paraId="000003E2">
      <w:pPr>
        <w:numPr>
          <w:ilvl w:val="0"/>
          <w:numId w:val="38"/>
        </w:numPr>
        <w:spacing w:line="276" w:lineRule="auto"/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post-condizioni</w:t>
      </w:r>
    </w:p>
    <w:p w:rsidR="00000000" w:rsidDel="00000000" w:rsidP="00000000" w:rsidRDefault="00000000" w:rsidRPr="00000000" w14:paraId="000003E3">
      <w:pPr>
        <w:numPr>
          <w:ilvl w:val="1"/>
          <w:numId w:val="38"/>
        </w:numPr>
        <w:spacing w:line="276" w:lineRule="auto"/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result: viene creato il nuovo valore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pc’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e aggiunto ai valori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r.periodo_chiusura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pacing w:line="276" w:lineRule="auto"/>
        <w:ind w:left="1440" w:firstLine="0"/>
        <w:rPr>
          <w:i w:val="1"/>
          <w:i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pacing w:line="276" w:lineRule="auto"/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-1562268949"/>
          <w:dropDownList w:lastValue="da ricontrollare insieme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3d3d3d"/>
              <w:shd w:fill="dab8ff" w:val="clear"/>
            </w:rPr>
            <w:t xml:space="preserve">da ricontrollare insieme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jc w:val="right"/>
        <w:rPr>
          <w:b w:val="1"/>
          <w:bCs w:val="1"/>
        </w:rPr>
      </w:pPr>
      <w:hyperlink r:id="rId49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Nataliia Borovyk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# N14</w:t>
      </w:r>
    </w:p>
    <w:p w:rsidR="00000000" w:rsidDel="00000000" w:rsidP="00000000" w:rsidRDefault="00000000" w:rsidRPr="00000000" w14:paraId="000003E8">
      <w:pPr>
        <w:pStyle w:val="Heading4"/>
        <w:spacing w:after="0" w:before="0" w:lineRule="auto"/>
        <w:rPr>
          <w:b w:val="1"/>
          <w:bCs w:val="1"/>
          <w:color w:val="000000"/>
        </w:rPr>
      </w:pPr>
      <w:bookmarkStart w:colFirst="0" w:colLast="0" w:name="_l29e33aqnq18" w:id="90"/>
      <w:bookmarkEnd w:id="90"/>
      <w:r w:rsidDel="00000000" w:rsidR="00000000" w:rsidRPr="00000000">
        <w:rPr>
          <w:b w:val="1"/>
          <w:bCs w:val="1"/>
          <w:color w:val="000000"/>
          <w:rtl w:val="0"/>
        </w:rPr>
        <w:t xml:space="preserve">creazione_periodo_di_chiusura(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   </w:t>
        <w:tab/>
        <w:tab/>
        <w:tab/>
        <w:tab/>
        <w:tab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: Ristorante, </w:t>
      </w:r>
    </w:p>
    <w:p w:rsidR="00000000" w:rsidDel="00000000" w:rsidP="00000000" w:rsidRDefault="00000000" w:rsidRPr="00000000" w14:paraId="000003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  <w:tab/>
        <w:tab/>
        <w:tab/>
        <w:tab/>
        <w:tab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d_iniz</w:t>
      </w:r>
      <w:r w:rsidDel="00000000" w:rsidR="00000000" w:rsidRPr="00000000">
        <w:rPr>
          <w:sz w:val="24"/>
          <w:szCs w:val="24"/>
          <w:rtl w:val="0"/>
        </w:rPr>
        <w:t xml:space="preserve">: datetime.date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  <w:tab/>
        <w:tab/>
        <w:tab/>
        <w:tab/>
        <w:tab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d_fin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datetime.date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ab/>
        <w:tab/>
        <w:tab/>
        <w:tab/>
      </w:r>
      <w:r w:rsidDel="00000000" w:rsidR="00000000" w:rsidRPr="00000000">
        <w:rPr>
          <w:i w:val="1"/>
          <w:iCs w:val="1"/>
          <w:color w:val="990000"/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OrarioGiorno[1..</w:t>
      </w:r>
      <w:r w:rsidDel="00000000" w:rsidR="00000000" w:rsidRPr="00000000">
        <w:rPr>
          <w:sz w:val="24"/>
          <w:szCs w:val="24"/>
          <w:rtl w:val="0"/>
        </w:rPr>
        <w:t xml:space="preserve">*]</w:t>
      </w:r>
    </w:p>
    <w:p w:rsidR="00000000" w:rsidDel="00000000" w:rsidP="00000000" w:rsidRDefault="00000000" w:rsidRPr="00000000" w14:paraId="000003ED">
      <w:pPr>
        <w:ind w:left="2880" w:firstLine="720"/>
        <w:rPr>
          <w:color w:val="99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jc w:val="both"/>
        <w:rPr>
          <w:sz w:val="24"/>
          <w:szCs w:val="24"/>
        </w:rPr>
      </w:pPr>
      <w:sdt>
        <w:sdtPr>
          <w:alias w:val="Stato revisione"/>
          <w:id w:val="1446776821"/>
          <w:dropDownList w:lastValue="Da revisionare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5a3286"/>
              <w:shd w:fill="e6cff2" w:val="clear"/>
            </w:rPr>
            <w:t xml:space="preserve">Da revisionare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algoritmo: </w:t>
        <w:tab/>
      </w:r>
    </w:p>
    <w:p w:rsidR="00000000" w:rsidDel="00000000" w:rsidP="00000000" w:rsidRDefault="00000000" w:rsidRPr="00000000" w14:paraId="000003F0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per pc in </w:t>
      </w:r>
      <w:r w:rsidDel="00000000" w:rsidR="00000000" w:rsidRPr="00000000">
        <w:rPr>
          <w:rtl w:val="0"/>
        </w:rPr>
        <w:t xml:space="preserve">r.periodo_chiusura: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ab/>
        <w:t xml:space="preserve">se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OT </w:t>
      </w:r>
      <w:r w:rsidDel="00000000" w:rsidR="00000000" w:rsidRPr="00000000">
        <w:rPr>
          <w:rtl w:val="0"/>
        </w:rPr>
        <w:t xml:space="preserve">non_sovrapposti_data(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pc.data_inizio,</w:t>
      </w:r>
      <w:r w:rsidDel="00000000" w:rsidR="00000000" w:rsidRPr="00000000">
        <w:rPr>
          <w:rtl w:val="0"/>
        </w:rPr>
        <w:t xml:space="preserve">  pc.data_fine,  </w:t>
      </w:r>
      <w:r w:rsidDel="00000000" w:rsidR="00000000" w:rsidRPr="00000000">
        <w:rPr>
          <w:rtl w:val="0"/>
        </w:rPr>
        <w:t xml:space="preserve">d_iniz,</w:t>
      </w:r>
      <w:r w:rsidDel="00000000" w:rsidR="00000000" w:rsidRPr="00000000">
        <w:rPr>
          <w:rtl w:val="0"/>
        </w:rPr>
        <w:t xml:space="preserve">  d_fin ) </w:t>
      </w:r>
    </w:p>
    <w:p w:rsidR="00000000" w:rsidDel="00000000" w:rsidP="00000000" w:rsidRDefault="00000000" w:rsidRPr="00000000" w14:paraId="000003F2">
      <w:pPr>
        <w:spacing w:line="360" w:lineRule="auto"/>
        <w:ind w:firstLine="720"/>
        <w:rPr/>
      </w:pPr>
      <w:r w:rsidDel="00000000" w:rsidR="00000000" w:rsidRPr="00000000">
        <w:rPr>
          <w:i w:val="1"/>
          <w:iCs w:val="1"/>
          <w:rtl w:val="0"/>
        </w:rPr>
        <w:tab/>
        <w:tab/>
      </w:r>
      <w:r w:rsidDel="00000000" w:rsidR="00000000" w:rsidRPr="00000000">
        <w:rPr>
          <w:rtl w:val="0"/>
        </w:rPr>
        <w:t xml:space="preserve">result</w:t>
      </w:r>
      <w:r w:rsidDel="00000000" w:rsidR="00000000" w:rsidRPr="00000000">
        <w:rPr>
          <w:rtl w:val="0"/>
        </w:rPr>
        <w:t xml:space="preserve">  errore</w:t>
      </w:r>
    </w:p>
    <w:p w:rsidR="00000000" w:rsidDel="00000000" w:rsidP="00000000" w:rsidRDefault="00000000" w:rsidRPr="00000000" w14:paraId="000003F3">
      <w:pPr>
        <w:spacing w:line="360" w:lineRule="auto"/>
        <w:ind w:firstLine="720"/>
        <w:rPr>
          <w:color w:val="cc0000"/>
        </w:rPr>
      </w:pPr>
      <w:r w:rsidDel="00000000" w:rsidR="00000000" w:rsidRPr="00000000">
        <w:rPr>
          <w:rtl w:val="0"/>
        </w:rPr>
        <w:t xml:space="preserve">viene  creato  pc’: Periodo</w:t>
      </w:r>
      <w:r w:rsidDel="00000000" w:rsidR="00000000" w:rsidRPr="00000000">
        <w:rPr>
          <w:color w:val="cc0000"/>
          <w:rtl w:val="0"/>
        </w:rPr>
        <w:t xml:space="preserve"> </w:t>
      </w:r>
      <w:r w:rsidDel="00000000" w:rsidR="00000000" w:rsidRPr="00000000">
        <w:rPr>
          <w:rtl w:val="0"/>
        </w:rPr>
        <w:t xml:space="preserve"> tale che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pacing w:line="360" w:lineRule="auto"/>
        <w:ind w:left="720" w:firstLine="720"/>
        <w:rPr/>
      </w:pPr>
      <w:r w:rsidDel="00000000" w:rsidR="00000000" w:rsidRPr="00000000">
        <w:rPr>
          <w:rtl w:val="0"/>
        </w:rPr>
        <w:t xml:space="preserve">pc’.data_inizio = d_iniz</w:t>
      </w:r>
    </w:p>
    <w:p w:rsidR="00000000" w:rsidDel="00000000" w:rsidP="00000000" w:rsidRDefault="00000000" w:rsidRPr="00000000" w14:paraId="000003F5">
      <w:pPr>
        <w:spacing w:line="360" w:lineRule="auto"/>
        <w:ind w:firstLine="720"/>
        <w:rPr>
          <w:color w:val="990000"/>
        </w:rPr>
      </w:pPr>
      <w:r w:rsidDel="00000000" w:rsidR="00000000" w:rsidRPr="00000000">
        <w:rPr>
          <w:rtl w:val="0"/>
        </w:rPr>
        <w:tab/>
        <w:t xml:space="preserve">pc’.data_fine = d_fine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pacing w:line="360" w:lineRule="auto"/>
        <w:ind w:left="720" w:firstLine="720"/>
        <w:rPr/>
      </w:pPr>
      <w:r w:rsidDel="00000000" w:rsidR="00000000" w:rsidRPr="00000000">
        <w:rPr>
          <w:rtl w:val="0"/>
        </w:rPr>
        <w:t xml:space="preserve">for each </w:t>
      </w:r>
      <w:r w:rsidDel="00000000" w:rsidR="00000000" w:rsidRPr="00000000">
        <w:rPr>
          <w:rtl w:val="0"/>
        </w:rPr>
        <w:t xml:space="preserve">og  in</w:t>
      </w:r>
      <w:r w:rsidDel="00000000" w:rsidR="00000000" w:rsidRPr="00000000">
        <w:rPr>
          <w:rtl w:val="0"/>
        </w:rPr>
        <w:t xml:space="preserve">  O</w:t>
      </w:r>
    </w:p>
    <w:p w:rsidR="00000000" w:rsidDel="00000000" w:rsidP="00000000" w:rsidRDefault="00000000" w:rsidRPr="00000000" w14:paraId="000003F7">
      <w:pPr>
        <w:spacing w:line="360" w:lineRule="auto"/>
        <w:ind w:left="1440" w:firstLine="720"/>
        <w:rPr>
          <w:color w:val="990000"/>
        </w:rPr>
      </w:pPr>
      <w:r w:rsidDel="00000000" w:rsidR="00000000" w:rsidRPr="00000000">
        <w:rPr>
          <w:rtl w:val="0"/>
        </w:rPr>
        <w:t xml:space="preserve">viene aggiunto og in pc’.orari   </w:t>
      </w:r>
      <w:r w:rsidDel="00000000" w:rsidR="00000000" w:rsidRPr="00000000">
        <w:rPr>
          <w:color w:val="990000"/>
          <w:rtl w:val="0"/>
        </w:rPr>
        <w:t xml:space="preserve">     </w:t>
      </w:r>
    </w:p>
    <w:p w:rsidR="00000000" w:rsidDel="00000000" w:rsidP="00000000" w:rsidRDefault="00000000" w:rsidRPr="00000000" w14:paraId="000003F8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viene aggiunto pc’ nel  </w:t>
      </w:r>
      <w:r w:rsidDel="00000000" w:rsidR="00000000" w:rsidRPr="00000000">
        <w:rPr>
          <w:rtl w:val="0"/>
        </w:rPr>
        <w:t xml:space="preserve">r.periodo_chiusura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ind w:firstLine="72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>
          <w:b w:val="1"/>
          <w:bCs w:val="1"/>
          <w:color w:val="38761d"/>
          <w:sz w:val="20"/>
          <w:szCs w:val="20"/>
          <w:shd w:fill="ffebe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>
          <w:b w:val="1"/>
          <w:b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modifica_orario_giorno_in_periodo_chiusura(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ind w:left="2880" w:firstLine="0"/>
        <w:rPr>
          <w:color w:val="999999"/>
          <w:shd w:fill="efefef" w:val="clear"/>
        </w:rPr>
      </w:pPr>
      <w:r w:rsidDel="00000000" w:rsidR="00000000" w:rsidRPr="00000000">
        <w:rPr>
          <w:color w:val="999999"/>
          <w:sz w:val="24"/>
          <w:szCs w:val="24"/>
          <w:shd w:fill="efefef" w:val="clear"/>
          <w:rtl w:val="0"/>
        </w:rPr>
        <w:t xml:space="preserve">    </w:t>
        <w:tab/>
        <w:tab/>
      </w:r>
      <w:r w:rsidDel="00000000" w:rsidR="00000000" w:rsidRPr="00000000">
        <w:rPr>
          <w:i w:val="1"/>
          <w:iCs w:val="1"/>
          <w:color w:val="999999"/>
          <w:shd w:fill="efefef" w:val="clear"/>
          <w:rtl w:val="0"/>
        </w:rPr>
        <w:t xml:space="preserve">r</w:t>
      </w:r>
      <w:r w:rsidDel="00000000" w:rsidR="00000000" w:rsidRPr="00000000">
        <w:rPr>
          <w:color w:val="999999"/>
          <w:shd w:fill="efefef" w:val="clear"/>
          <w:rtl w:val="0"/>
        </w:rPr>
        <w:t xml:space="preserve">: Ristorante, </w:t>
      </w:r>
    </w:p>
    <w:p w:rsidR="00000000" w:rsidDel="00000000" w:rsidP="00000000" w:rsidRDefault="00000000" w:rsidRPr="00000000" w14:paraId="000003FE">
      <w:pPr>
        <w:ind w:left="4320" w:firstLine="0"/>
        <w:rPr>
          <w:color w:val="999999"/>
          <w:shd w:fill="efefef" w:val="clear"/>
        </w:rPr>
      </w:pPr>
      <w:r w:rsidDel="00000000" w:rsidR="00000000" w:rsidRPr="00000000">
        <w:rPr>
          <w:color w:val="999999"/>
          <w:shd w:fill="efefef" w:val="clear"/>
          <w:rtl w:val="0"/>
        </w:rPr>
        <w:t xml:space="preserve">pc: Periodo</w:t>
      </w:r>
    </w:p>
    <w:p w:rsidR="00000000" w:rsidDel="00000000" w:rsidP="00000000" w:rsidRDefault="00000000" w:rsidRPr="00000000" w14:paraId="000003FF">
      <w:pPr>
        <w:ind w:left="4320" w:firstLine="0"/>
        <w:rPr>
          <w:color w:val="999999"/>
          <w:sz w:val="24"/>
          <w:szCs w:val="24"/>
          <w:shd w:fill="efefef" w:val="clear"/>
        </w:rPr>
      </w:pPr>
      <w:r w:rsidDel="00000000" w:rsidR="00000000" w:rsidRPr="00000000">
        <w:rPr>
          <w:color w:val="999999"/>
          <w:shd w:fill="efefef" w:val="clear"/>
          <w:rtl w:val="0"/>
        </w:rPr>
        <w:t xml:space="preserve">og_nuovo:</w:t>
      </w:r>
      <w:r w:rsidDel="00000000" w:rsidR="00000000" w:rsidRPr="00000000">
        <w:rPr>
          <w:color w:val="999999"/>
          <w:shd w:fill="efefef" w:val="clear"/>
          <w:rtl w:val="0"/>
        </w:rPr>
        <w:t xml:space="preserve"> </w:t>
      </w:r>
      <w:r w:rsidDel="00000000" w:rsidR="00000000" w:rsidRPr="00000000">
        <w:rPr>
          <w:color w:val="999999"/>
          <w:shd w:fill="efefef" w:val="clear"/>
          <w:rtl w:val="0"/>
        </w:rPr>
        <w:t xml:space="preserve">OrarioGiorno)</w:t>
      </w:r>
      <w:r w:rsidDel="00000000" w:rsidR="00000000" w:rsidRPr="00000000">
        <w:rPr>
          <w:color w:val="999999"/>
          <w:shd w:fill="efefef" w:val="clear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numPr>
          <w:ilvl w:val="0"/>
          <w:numId w:val="19"/>
        </w:numPr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pre-condizioni:</w:t>
      </w:r>
    </w:p>
    <w:p w:rsidR="00000000" w:rsidDel="00000000" w:rsidP="00000000" w:rsidRDefault="00000000" w:rsidRPr="00000000" w14:paraId="00000401">
      <w:pPr>
        <w:numPr>
          <w:ilvl w:val="1"/>
          <w:numId w:val="19"/>
        </w:numPr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esiste un valore pc</w:t>
      </w:r>
      <w:r w:rsidDel="00000000" w:rsidR="00000000" w:rsidRPr="00000000">
        <w:rPr>
          <w:color w:val="999999"/>
          <w:sz w:val="20"/>
          <w:szCs w:val="20"/>
          <w:shd w:fill="efefef" w:val="clear"/>
          <w:vertAlign w:val="subscript"/>
          <w:rtl w:val="0"/>
        </w:rPr>
        <w:t xml:space="preserve">1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: Periodo in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r.periodo_chiusura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tale che pc</w:t>
      </w:r>
      <w:r w:rsidDel="00000000" w:rsidR="00000000" w:rsidRPr="00000000">
        <w:rPr>
          <w:color w:val="999999"/>
          <w:sz w:val="20"/>
          <w:szCs w:val="20"/>
          <w:shd w:fill="efefef" w:val="clear"/>
          <w:vertAlign w:val="subscript"/>
          <w:rtl w:val="0"/>
        </w:rPr>
        <w:t xml:space="preserve">1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= pc   </w:t>
      </w:r>
    </w:p>
    <w:p w:rsidR="00000000" w:rsidDel="00000000" w:rsidP="00000000" w:rsidRDefault="00000000" w:rsidRPr="00000000" w14:paraId="00000402">
      <w:pPr>
        <w:ind w:left="1440" w:firstLine="0"/>
        <w:rPr>
          <w:i w:val="1"/>
          <w:i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(alternativa:   pc è uno dei valori di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r.periodo_chiusura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)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numPr>
          <w:ilvl w:val="1"/>
          <w:numId w:val="19"/>
        </w:numPr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per ogni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 og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in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pc.orari</w:t>
      </w:r>
    </w:p>
    <w:p w:rsidR="00000000" w:rsidDel="00000000" w:rsidP="00000000" w:rsidRDefault="00000000" w:rsidRPr="00000000" w14:paraId="00000404">
      <w:pPr>
        <w:numPr>
          <w:ilvl w:val="2"/>
          <w:numId w:val="19"/>
        </w:numPr>
        <w:ind w:left="216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deve essere vero che </w:t>
      </w:r>
    </w:p>
    <w:p w:rsidR="00000000" w:rsidDel="00000000" w:rsidP="00000000" w:rsidRDefault="00000000" w:rsidRPr="00000000" w14:paraId="00000405">
      <w:pPr>
        <w:numPr>
          <w:ilvl w:val="3"/>
          <w:numId w:val="19"/>
        </w:numPr>
        <w:ind w:left="2880" w:hanging="360"/>
        <w:rPr>
          <w:i w:val="1"/>
          <w:i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non_sovraposti_orariogiorno(og, og_nuovo) = True</w:t>
      </w:r>
    </w:p>
    <w:p w:rsidR="00000000" w:rsidDel="00000000" w:rsidP="00000000" w:rsidRDefault="00000000" w:rsidRPr="00000000" w14:paraId="00000406">
      <w:pPr>
        <w:numPr>
          <w:ilvl w:val="0"/>
          <w:numId w:val="19"/>
        </w:numPr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post-condizioni: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numPr>
          <w:ilvl w:val="1"/>
          <w:numId w:val="19"/>
        </w:numPr>
        <w:ind w:left="1440" w:hanging="360"/>
        <w:rPr>
          <w:i w:val="1"/>
          <w:i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(poiché i valori di un tipo di dato sono immutabili, dovrebbe essere</w:t>
      </w:r>
    </w:p>
    <w:p w:rsidR="00000000" w:rsidDel="00000000" w:rsidP="00000000" w:rsidRDefault="00000000" w:rsidRPr="00000000" w14:paraId="00000408">
      <w:pPr>
        <w:numPr>
          <w:ilvl w:val="1"/>
          <w:numId w:val="19"/>
        </w:numPr>
        <w:ind w:left="1440" w:hanging="360"/>
        <w:rPr>
          <w:i w:val="1"/>
          <w:i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Viene creato un nuovo valore pc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vertAlign w:val="subscript"/>
          <w:rtl w:val="0"/>
        </w:rPr>
        <w:t xml:space="preserve">1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: Periodo tale che </w:t>
      </w:r>
    </w:p>
    <w:p w:rsidR="00000000" w:rsidDel="00000000" w:rsidP="00000000" w:rsidRDefault="00000000" w:rsidRPr="00000000" w14:paraId="00000409">
      <w:pPr>
        <w:numPr>
          <w:ilvl w:val="2"/>
          <w:numId w:val="19"/>
        </w:numPr>
        <w:ind w:left="2160" w:hanging="360"/>
        <w:rPr>
          <w:i w:val="1"/>
          <w:i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pc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vertAlign w:val="subscript"/>
          <w:rtl w:val="0"/>
        </w:rPr>
        <w:t xml:space="preserve">1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.data_inizio = pc.data_inizio,</w:t>
      </w:r>
    </w:p>
    <w:p w:rsidR="00000000" w:rsidDel="00000000" w:rsidP="00000000" w:rsidRDefault="00000000" w:rsidRPr="00000000" w14:paraId="0000040A">
      <w:pPr>
        <w:numPr>
          <w:ilvl w:val="2"/>
          <w:numId w:val="19"/>
        </w:numPr>
        <w:ind w:left="2160" w:hanging="360"/>
        <w:rPr>
          <w:i w:val="1"/>
          <w:i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pc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vertAlign w:val="subscript"/>
          <w:rtl w:val="0"/>
        </w:rPr>
        <w:t xml:space="preserve">1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.data_fine = pc.data_fine</w:t>
      </w:r>
    </w:p>
    <w:p w:rsidR="00000000" w:rsidDel="00000000" w:rsidP="00000000" w:rsidRDefault="00000000" w:rsidRPr="00000000" w14:paraId="0000040B">
      <w:pPr>
        <w:numPr>
          <w:ilvl w:val="2"/>
          <w:numId w:val="19"/>
        </w:numPr>
        <w:ind w:left="2160" w:hanging="360"/>
        <w:rPr>
          <w:i w:val="1"/>
          <w:i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pc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vertAlign w:val="subscript"/>
          <w:rtl w:val="0"/>
        </w:rPr>
        <w:t xml:space="preserve">1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.orari = pc.orari U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{og_nuovo)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numPr>
          <w:ilvl w:val="1"/>
          <w:numId w:val="19"/>
        </w:numPr>
        <w:ind w:left="1440" w:hanging="360"/>
        <w:rPr>
          <w:i w:val="1"/>
          <w:i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Viene rimosso pc da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r.periodo_chiusura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numPr>
          <w:ilvl w:val="1"/>
          <w:numId w:val="19"/>
        </w:numPr>
        <w:ind w:left="1440" w:hanging="360"/>
        <w:rPr>
          <w:i w:val="1"/>
          <w:i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Viene aggiunto pc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vertAlign w:val="subscript"/>
          <w:rtl w:val="0"/>
        </w:rPr>
        <w:t xml:space="preserve">1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a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r.periodo_chiusura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(sostituisce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pc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)</w:t>
      </w:r>
    </w:p>
    <w:p w:rsidR="00000000" w:rsidDel="00000000" w:rsidP="00000000" w:rsidRDefault="00000000" w:rsidRPr="00000000" w14:paraId="0000040E">
      <w:pPr>
        <w:ind w:left="1440" w:firstLine="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jc w:val="right"/>
        <w:rPr/>
      </w:pPr>
      <w:r w:rsidDel="00000000" w:rsidR="00000000" w:rsidRPr="00000000">
        <w:rPr>
          <w:rtl w:val="0"/>
        </w:rPr>
        <w:t xml:space="preserve">    Per noi </w:t>
      </w:r>
      <w:sdt>
        <w:sdtPr>
          <w:alias w:val="Stato"/>
          <w:id w:val="-472872560"/>
          <w:dropDownList w:lastValue="da ricontrollare insieme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3d3d3d"/>
              <w:shd w:fill="dab8ff" w:val="clear"/>
            </w:rPr>
            <w:t xml:space="preserve">da ricontrollare insieme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jc w:val="right"/>
        <w:rPr>
          <w:b w:val="1"/>
          <w:bCs w:val="1"/>
        </w:rPr>
      </w:pPr>
      <w:hyperlink r:id="rId50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Nataliia Borovyk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# N15</w:t>
      </w:r>
    </w:p>
    <w:p w:rsidR="00000000" w:rsidDel="00000000" w:rsidP="00000000" w:rsidRDefault="00000000" w:rsidRPr="00000000" w14:paraId="00000412">
      <w:pPr>
        <w:pStyle w:val="Heading4"/>
        <w:spacing w:after="0" w:before="0" w:lineRule="auto"/>
        <w:rPr>
          <w:b w:val="1"/>
          <w:bCs w:val="1"/>
          <w:color w:val="000000"/>
        </w:rPr>
      </w:pPr>
      <w:bookmarkStart w:colFirst="0" w:colLast="0" w:name="_p80bmj65go2w" w:id="91"/>
      <w:bookmarkEnd w:id="91"/>
      <w:r w:rsidDel="00000000" w:rsidR="00000000" w:rsidRPr="00000000">
        <w:rPr>
          <w:b w:val="1"/>
          <w:bCs w:val="1"/>
          <w:color w:val="000000"/>
          <w:rtl w:val="0"/>
        </w:rPr>
        <w:t xml:space="preserve">modifica_orario_giorno_in_periodo_chiusura(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ind w:left="2880" w:firstLine="0"/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  <w:tab/>
        <w:tab/>
        <w:tab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: Ristorante, </w:t>
      </w:r>
    </w:p>
    <w:p w:rsidR="00000000" w:rsidDel="00000000" w:rsidP="00000000" w:rsidRDefault="00000000" w:rsidRPr="00000000" w14:paraId="00000414">
      <w:pPr>
        <w:ind w:left="43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pc: Periodo,</w:t>
      </w:r>
    </w:p>
    <w:p w:rsidR="00000000" w:rsidDel="00000000" w:rsidP="00000000" w:rsidRDefault="00000000" w:rsidRPr="00000000" w14:paraId="00000415">
      <w:pPr>
        <w:ind w:left="43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og_nuovo: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OrarioGiorno)</w:t>
      </w: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416">
      <w:pPr>
        <w:jc w:val="both"/>
        <w:rPr>
          <w:sz w:val="24"/>
          <w:szCs w:val="24"/>
        </w:rPr>
      </w:pPr>
      <w:sdt>
        <w:sdtPr>
          <w:alias w:val="Stato revisione"/>
          <w:id w:val="-2049793760"/>
          <w:dropDownList w:lastValue="Da revisionare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5a3286"/>
              <w:shd w:fill="e6cff2" w:val="clear"/>
            </w:rPr>
            <w:t xml:space="preserve">Da revisionare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algoritmo: </w:t>
        <w:tab/>
      </w:r>
    </w:p>
    <w:p w:rsidR="00000000" w:rsidDel="00000000" w:rsidP="00000000" w:rsidRDefault="00000000" w:rsidRPr="00000000" w14:paraId="00000418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se pc NOT in </w:t>
      </w:r>
      <w:r w:rsidDel="00000000" w:rsidR="00000000" w:rsidRPr="00000000">
        <w:rPr>
          <w:rtl w:val="0"/>
        </w:rPr>
        <w:t xml:space="preserve">r.periodo_chiusura: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ab/>
        <w:t xml:space="preserve">result   errore    </w:t>
      </w:r>
    </w:p>
    <w:p w:rsidR="00000000" w:rsidDel="00000000" w:rsidP="00000000" w:rsidRDefault="00000000" w:rsidRPr="00000000" w14:paraId="0000041A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per ogni  og  in  pc.orari:</w:t>
      </w:r>
    </w:p>
    <w:p w:rsidR="00000000" w:rsidDel="00000000" w:rsidP="00000000" w:rsidRDefault="00000000" w:rsidRPr="00000000" w14:paraId="0000041B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ab/>
        <w:t xml:space="preserve">se NOT non_sovraposti_orariogiorno(og, og_nuovo):</w:t>
      </w:r>
    </w:p>
    <w:p w:rsidR="00000000" w:rsidDel="00000000" w:rsidP="00000000" w:rsidRDefault="00000000" w:rsidRPr="00000000" w14:paraId="0000041C">
      <w:pPr>
        <w:spacing w:line="360" w:lineRule="auto"/>
        <w:ind w:left="720" w:firstLine="0"/>
        <w:rPr>
          <w:color w:val="990000"/>
        </w:rPr>
      </w:pPr>
      <w:r w:rsidDel="00000000" w:rsidR="00000000" w:rsidRPr="00000000">
        <w:rPr>
          <w:rtl w:val="0"/>
        </w:rPr>
        <w:tab/>
        <w:tab/>
        <w:t xml:space="preserve">result  errore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pacing w:line="36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nuovi_orari</w:t>
      </w:r>
      <w:r w:rsidDel="00000000" w:rsidR="00000000" w:rsidRPr="00000000">
        <w:rPr>
          <w:rtl w:val="0"/>
        </w:rPr>
        <w:t xml:space="preserve"> = coppia pc.orari</w:t>
      </w:r>
    </w:p>
    <w:p w:rsidR="00000000" w:rsidDel="00000000" w:rsidP="00000000" w:rsidRDefault="00000000" w:rsidRPr="00000000" w14:paraId="0000041E">
      <w:pPr>
        <w:spacing w:line="36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nuovi_orrari.add(og_nuovo)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pacing w:line="360" w:lineRule="auto"/>
        <w:rPr/>
      </w:pPr>
      <w:r w:rsidDel="00000000" w:rsidR="00000000" w:rsidRPr="00000000">
        <w:rPr>
          <w:rtl w:val="0"/>
        </w:rPr>
        <w:tab/>
        <w:t xml:space="preserve">viene creato pc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: Periodo tale che </w:t>
      </w:r>
    </w:p>
    <w:p w:rsidR="00000000" w:rsidDel="00000000" w:rsidP="00000000" w:rsidRDefault="00000000" w:rsidRPr="00000000" w14:paraId="00000420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  <w:t xml:space="preserve">pc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.data_inizio = pc.data_inizio,</w:t>
      </w:r>
    </w:p>
    <w:p w:rsidR="00000000" w:rsidDel="00000000" w:rsidP="00000000" w:rsidRDefault="00000000" w:rsidRPr="00000000" w14:paraId="00000421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  <w:t xml:space="preserve">pc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.data_fine = pc.data_fine</w:t>
      </w:r>
    </w:p>
    <w:p w:rsidR="00000000" w:rsidDel="00000000" w:rsidP="00000000" w:rsidRDefault="00000000" w:rsidRPr="00000000" w14:paraId="00000422">
      <w:pPr>
        <w:spacing w:line="36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pc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.orari = </w:t>
      </w:r>
      <w:r w:rsidDel="00000000" w:rsidR="00000000" w:rsidRPr="00000000">
        <w:rPr>
          <w:rtl w:val="0"/>
        </w:rPr>
        <w:t xml:space="preserve">nuovi_orari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pacing w:line="360" w:lineRule="auto"/>
        <w:rPr/>
      </w:pPr>
      <w:r w:rsidDel="00000000" w:rsidR="00000000" w:rsidRPr="00000000">
        <w:rPr>
          <w:rtl w:val="0"/>
        </w:rPr>
        <w:tab/>
        <w:t xml:space="preserve">viene rimosso  pc  da  </w:t>
      </w:r>
      <w:r w:rsidDel="00000000" w:rsidR="00000000" w:rsidRPr="00000000">
        <w:rPr>
          <w:rtl w:val="0"/>
        </w:rPr>
        <w:t xml:space="preserve">r.periodo_chiusura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pacing w:line="360" w:lineRule="auto"/>
        <w:rPr/>
      </w:pPr>
      <w:r w:rsidDel="00000000" w:rsidR="00000000" w:rsidRPr="00000000">
        <w:rPr>
          <w:rtl w:val="0"/>
        </w:rPr>
        <w:tab/>
        <w:t xml:space="preserve">viene aggiunto  pc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 a  </w:t>
      </w:r>
      <w:r w:rsidDel="00000000" w:rsidR="00000000" w:rsidRPr="00000000">
        <w:rPr>
          <w:rtl w:val="0"/>
        </w:rPr>
        <w:t xml:space="preserve">r.periodo_chiusura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>
          <w:color w:val="99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pacing w:line="276" w:lineRule="auto"/>
        <w:rPr>
          <w:b w:val="1"/>
          <w:bCs w:val="1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pacing w:line="276" w:lineRule="auto"/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>
          <w:b w:val="1"/>
          <w:b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elimina_periodo_di_chiusura(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ind w:left="1440" w:firstLine="720"/>
        <w:rPr>
          <w:color w:val="999999"/>
          <w:shd w:fill="efefef" w:val="clear"/>
        </w:rPr>
      </w:pPr>
      <w:r w:rsidDel="00000000" w:rsidR="00000000" w:rsidRPr="00000000">
        <w:rPr>
          <w:color w:val="999999"/>
          <w:shd w:fill="efefef" w:val="clear"/>
          <w:rtl w:val="0"/>
        </w:rPr>
        <w:t xml:space="preserve">r: Ristorante, </w:t>
      </w:r>
    </w:p>
    <w:p w:rsidR="00000000" w:rsidDel="00000000" w:rsidP="00000000" w:rsidRDefault="00000000" w:rsidRPr="00000000" w14:paraId="0000042A">
      <w:pPr>
        <w:ind w:left="1440" w:firstLine="720"/>
        <w:rPr>
          <w:color w:val="999999"/>
          <w:sz w:val="24"/>
          <w:szCs w:val="24"/>
          <w:shd w:fill="efefef" w:val="clear"/>
        </w:rPr>
      </w:pPr>
      <w:r w:rsidDel="00000000" w:rsidR="00000000" w:rsidRPr="00000000">
        <w:rPr>
          <w:color w:val="999999"/>
          <w:shd w:fill="efefef" w:val="clear"/>
          <w:rtl w:val="0"/>
        </w:rPr>
        <w:t xml:space="preserve">pc: Periodo)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numPr>
          <w:ilvl w:val="0"/>
          <w:numId w:val="36"/>
        </w:numPr>
        <w:spacing w:line="276" w:lineRule="auto"/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pre-condizioni:</w:t>
      </w:r>
    </w:p>
    <w:p w:rsidR="00000000" w:rsidDel="00000000" w:rsidP="00000000" w:rsidRDefault="00000000" w:rsidRPr="00000000" w14:paraId="0000042C">
      <w:pPr>
        <w:numPr>
          <w:ilvl w:val="1"/>
          <w:numId w:val="36"/>
        </w:numPr>
        <w:spacing w:line="276" w:lineRule="auto"/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deve esistere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r.periodo_chiusura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 = pc</w:t>
      </w:r>
    </w:p>
    <w:p w:rsidR="00000000" w:rsidDel="00000000" w:rsidP="00000000" w:rsidRDefault="00000000" w:rsidRPr="00000000" w14:paraId="0000042D">
      <w:pPr>
        <w:numPr>
          <w:ilvl w:val="1"/>
          <w:numId w:val="36"/>
        </w:numPr>
        <w:spacing w:line="276" w:lineRule="auto"/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deve esistere almeno un altro valore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pc’: Periodo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per attributo 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r.periodo_chiusura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tale che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pc ≠ pc’</w:t>
      </w:r>
    </w:p>
    <w:p w:rsidR="00000000" w:rsidDel="00000000" w:rsidP="00000000" w:rsidRDefault="00000000" w:rsidRPr="00000000" w14:paraId="0000042E">
      <w:pPr>
        <w:numPr>
          <w:ilvl w:val="0"/>
          <w:numId w:val="36"/>
        </w:numPr>
        <w:spacing w:line="276" w:lineRule="auto"/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post-condizioni:</w:t>
      </w:r>
    </w:p>
    <w:p w:rsidR="00000000" w:rsidDel="00000000" w:rsidP="00000000" w:rsidRDefault="00000000" w:rsidRPr="00000000" w14:paraId="0000042F">
      <w:pPr>
        <w:numPr>
          <w:ilvl w:val="1"/>
          <w:numId w:val="36"/>
        </w:numPr>
        <w:spacing w:line="276" w:lineRule="auto"/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Viene rimosso pc da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r.periodo_chiusura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575363779"/>
          <w:dropDownList w:lastValue="pronto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000000"/>
              <w:shd w:fill="78fb73" w:val="clear"/>
            </w:rPr>
            <w:t xml:space="preserve">pronto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jc w:val="right"/>
        <w:rPr>
          <w:b w:val="1"/>
          <w:bCs w:val="1"/>
        </w:rPr>
      </w:pPr>
      <w:hyperlink r:id="rId51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Mattia Cona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# N16</w:t>
      </w:r>
    </w:p>
    <w:p w:rsidR="00000000" w:rsidDel="00000000" w:rsidP="00000000" w:rsidRDefault="00000000" w:rsidRPr="00000000" w14:paraId="00000434">
      <w:pPr>
        <w:pStyle w:val="Heading4"/>
        <w:spacing w:after="0" w:before="0" w:lineRule="auto"/>
        <w:rPr>
          <w:b w:val="1"/>
          <w:bCs w:val="1"/>
          <w:color w:val="000000"/>
        </w:rPr>
      </w:pPr>
      <w:bookmarkStart w:colFirst="0" w:colLast="0" w:name="_k7x3rw9r10w3" w:id="92"/>
      <w:bookmarkEnd w:id="92"/>
      <w:r w:rsidDel="00000000" w:rsidR="00000000" w:rsidRPr="00000000">
        <w:rPr>
          <w:b w:val="1"/>
          <w:bCs w:val="1"/>
          <w:color w:val="000000"/>
          <w:rtl w:val="0"/>
        </w:rPr>
        <w:t xml:space="preserve">elimina_periodo_di_chiusura(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ind w:left="3600" w:firstLine="0"/>
        <w:rPr>
          <w:sz w:val="24"/>
          <w:szCs w:val="24"/>
          <w:shd w:fill="fff2f2" w:val="clear"/>
        </w:rPr>
      </w:pPr>
      <w:r w:rsidDel="00000000" w:rsidR="00000000" w:rsidRPr="00000000">
        <w:rPr>
          <w:sz w:val="24"/>
          <w:szCs w:val="24"/>
          <w:rtl w:val="0"/>
        </w:rPr>
        <w:t xml:space="preserve">r: Ristorante,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ind w:left="3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pc: Periodo)</w:t>
      </w:r>
    </w:p>
    <w:p w:rsidR="00000000" w:rsidDel="00000000" w:rsidP="00000000" w:rsidRDefault="00000000" w:rsidRPr="00000000" w14:paraId="00000437">
      <w:pPr>
        <w:jc w:val="both"/>
        <w:rPr>
          <w:sz w:val="24"/>
          <w:szCs w:val="24"/>
        </w:rPr>
      </w:pPr>
      <w:sdt>
        <w:sdtPr>
          <w:alias w:val="Stato revisione"/>
          <w:id w:val="1085289358"/>
          <w:dropDownList w:lastValue="Da revisionare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5a3286"/>
              <w:shd w:fill="e6cff2" w:val="clear"/>
            </w:rPr>
            <w:t xml:space="preserve">Da revisionare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algoritmo: </w:t>
        <w:tab/>
      </w:r>
    </w:p>
    <w:p w:rsidR="00000000" w:rsidDel="00000000" w:rsidP="00000000" w:rsidRDefault="00000000" w:rsidRPr="00000000" w14:paraId="00000439">
      <w:pPr>
        <w:spacing w:line="360" w:lineRule="auto"/>
        <w:rPr/>
      </w:pPr>
      <w:r w:rsidDel="00000000" w:rsidR="00000000" w:rsidRPr="00000000">
        <w:rPr>
          <w:rtl w:val="0"/>
        </w:rPr>
        <w:tab/>
        <w:t xml:space="preserve">se  |r.periodo_chiusura| &gt;=2</w:t>
      </w:r>
    </w:p>
    <w:p w:rsidR="00000000" w:rsidDel="00000000" w:rsidP="00000000" w:rsidRDefault="00000000" w:rsidRPr="00000000" w14:paraId="0000043A">
      <w:pPr>
        <w:spacing w:line="360" w:lineRule="auto"/>
        <w:rPr/>
      </w:pPr>
      <w:r w:rsidDel="00000000" w:rsidR="00000000" w:rsidRPr="00000000">
        <w:rPr>
          <w:rtl w:val="0"/>
        </w:rPr>
        <w:tab/>
        <w:tab/>
        <w:t xml:space="preserve">per ogni  pc’ in </w:t>
      </w:r>
      <w:r w:rsidDel="00000000" w:rsidR="00000000" w:rsidRPr="00000000">
        <w:rPr>
          <w:rtl w:val="0"/>
        </w:rPr>
        <w:t xml:space="preserve">r.periodo_chiusura: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pacing w:line="360" w:lineRule="auto"/>
        <w:rPr/>
      </w:pPr>
      <w:r w:rsidDel="00000000" w:rsidR="00000000" w:rsidRPr="00000000">
        <w:rPr>
          <w:rtl w:val="0"/>
        </w:rPr>
        <w:tab/>
        <w:tab/>
        <w:tab/>
        <w:t xml:space="preserve">se pc=pc’</w:t>
      </w:r>
    </w:p>
    <w:p w:rsidR="00000000" w:rsidDel="00000000" w:rsidP="00000000" w:rsidRDefault="00000000" w:rsidRPr="00000000" w14:paraId="0000043C">
      <w:pPr>
        <w:spacing w:line="360" w:lineRule="auto"/>
        <w:rPr/>
      </w:pPr>
      <w:r w:rsidDel="00000000" w:rsidR="00000000" w:rsidRPr="00000000">
        <w:rPr>
          <w:rtl w:val="0"/>
        </w:rPr>
        <w:tab/>
        <w:tab/>
        <w:tab/>
        <w:tab/>
        <w:t xml:space="preserve">rimuovo pc’</w:t>
      </w:r>
    </w:p>
    <w:p w:rsidR="00000000" w:rsidDel="00000000" w:rsidP="00000000" w:rsidRDefault="00000000" w:rsidRPr="00000000" w14:paraId="0000043D">
      <w:pPr>
        <w:spacing w:line="360" w:lineRule="auto"/>
        <w:rPr/>
      </w:pPr>
      <w:r w:rsidDel="00000000" w:rsidR="00000000" w:rsidRPr="00000000">
        <w:rPr>
          <w:rtl w:val="0"/>
        </w:rPr>
        <w:tab/>
        <w:tab/>
        <w:tab/>
        <w:tab/>
        <w:t xml:space="preserve">break</w:t>
      </w:r>
    </w:p>
    <w:p w:rsidR="00000000" w:rsidDel="00000000" w:rsidP="00000000" w:rsidRDefault="00000000" w:rsidRPr="00000000" w14:paraId="0000043E">
      <w:pPr>
        <w:spacing w:line="360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43F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ritorna:</w:t>
      </w:r>
      <w:r w:rsidDel="00000000" w:rsidR="00000000" w:rsidRPr="00000000">
        <w:rPr>
          <w:rtl w:val="0"/>
        </w:rPr>
        <w:t xml:space="preserve"> errore  </w:t>
      </w:r>
    </w:p>
    <w:p w:rsidR="00000000" w:rsidDel="00000000" w:rsidP="00000000" w:rsidRDefault="00000000" w:rsidRPr="00000000" w14:paraId="00000440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>
          <w:sz w:val="24"/>
          <w:szCs w:val="24"/>
          <w:shd w:fill="fce5c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pacing w:line="240" w:lineRule="auto"/>
        <w:rPr>
          <w:b w:val="1"/>
          <w:b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aggiunta_tipo_cucina(r: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 Ristorante, tip: 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TipoCucina)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numPr>
          <w:ilvl w:val="0"/>
          <w:numId w:val="12"/>
        </w:numPr>
        <w:spacing w:line="276" w:lineRule="auto"/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pre-condizioni:</w:t>
      </w:r>
    </w:p>
    <w:p w:rsidR="00000000" w:rsidDel="00000000" w:rsidP="00000000" w:rsidRDefault="00000000" w:rsidRPr="00000000" w14:paraId="00000444">
      <w:pPr>
        <w:numPr>
          <w:ilvl w:val="1"/>
          <w:numId w:val="12"/>
        </w:numPr>
        <w:spacing w:line="276" w:lineRule="auto"/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non esiste il link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(r, tip):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ris_tip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</w:t>
      </w:r>
    </w:p>
    <w:p w:rsidR="00000000" w:rsidDel="00000000" w:rsidP="00000000" w:rsidRDefault="00000000" w:rsidRPr="00000000" w14:paraId="00000445">
      <w:pPr>
        <w:numPr>
          <w:ilvl w:val="0"/>
          <w:numId w:val="12"/>
        </w:numPr>
        <w:spacing w:line="276" w:lineRule="auto"/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post-condizioni:</w:t>
      </w:r>
    </w:p>
    <w:p w:rsidR="00000000" w:rsidDel="00000000" w:rsidP="00000000" w:rsidRDefault="00000000" w:rsidRPr="00000000" w14:paraId="00000446">
      <w:pPr>
        <w:numPr>
          <w:ilvl w:val="1"/>
          <w:numId w:val="12"/>
        </w:numPr>
        <w:spacing w:line="276" w:lineRule="auto"/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viene creato il link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(r, tip):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ris_tip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303759715"/>
          <w:dropDownList w:lastValue="da ricontrollare insieme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3d3d3d"/>
              <w:shd w:fill="dab8ff" w:val="clear"/>
            </w:rPr>
            <w:t xml:space="preserve">da ricontrollare insieme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jc w:val="right"/>
        <w:rPr>
          <w:b w:val="1"/>
          <w:bCs w:val="1"/>
        </w:rPr>
      </w:pPr>
      <w:hyperlink r:id="rId52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Lisa Bandinelli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# N17</w:t>
      </w:r>
    </w:p>
    <w:p w:rsidR="00000000" w:rsidDel="00000000" w:rsidP="00000000" w:rsidRDefault="00000000" w:rsidRPr="00000000" w14:paraId="0000044A">
      <w:pPr>
        <w:pStyle w:val="Heading4"/>
        <w:spacing w:after="0" w:before="0" w:line="240" w:lineRule="auto"/>
        <w:rPr>
          <w:b w:val="1"/>
          <w:bCs w:val="1"/>
          <w:color w:val="000000"/>
        </w:rPr>
      </w:pPr>
      <w:bookmarkStart w:colFirst="0" w:colLast="0" w:name="_p7clarwjbv36" w:id="93"/>
      <w:bookmarkEnd w:id="93"/>
      <w:r w:rsidDel="00000000" w:rsidR="00000000" w:rsidRPr="00000000">
        <w:rPr>
          <w:b w:val="1"/>
          <w:bCs w:val="1"/>
          <w:color w:val="000000"/>
          <w:rtl w:val="0"/>
        </w:rPr>
        <w:t xml:space="preserve">aggiunta_tipo_cucina(r: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Ristorante, tip: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TipoCucina)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jc w:val="both"/>
        <w:rPr/>
      </w:pPr>
      <w:sdt>
        <w:sdtPr>
          <w:alias w:val="Stato revisione"/>
          <w:id w:val="1494299326"/>
          <w:dropDownList w:lastValue="Da revisionare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5a3286"/>
              <w:shd w:fill="e6cff2" w:val="clear"/>
            </w:rPr>
            <w:t xml:space="preserve">Da revisionare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algoritmo: </w:t>
        <w:tab/>
      </w:r>
    </w:p>
    <w:p w:rsidR="00000000" w:rsidDel="00000000" w:rsidP="00000000" w:rsidRDefault="00000000" w:rsidRPr="00000000" w14:paraId="0000044D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for tc in Tipocucina:</w:t>
      </w:r>
    </w:p>
    <w:p w:rsidR="00000000" w:rsidDel="00000000" w:rsidP="00000000" w:rsidRDefault="00000000" w:rsidRPr="00000000" w14:paraId="0000044E">
      <w:pPr>
        <w:spacing w:line="360" w:lineRule="auto"/>
        <w:rPr/>
      </w:pPr>
      <w:r w:rsidDel="00000000" w:rsidR="00000000" w:rsidRPr="00000000">
        <w:rPr>
          <w:rtl w:val="0"/>
        </w:rPr>
        <w:tab/>
        <w:tab/>
        <w:t xml:space="preserve">se (r, tip) in </w:t>
      </w:r>
      <w:r w:rsidDel="00000000" w:rsidR="00000000" w:rsidRPr="00000000">
        <w:rPr>
          <w:rtl w:val="0"/>
        </w:rPr>
        <w:t xml:space="preserve">tip_cuc:</w:t>
      </w:r>
      <w:r w:rsidDel="00000000" w:rsidR="00000000" w:rsidRPr="00000000">
        <w:rPr>
          <w:rtl w:val="0"/>
        </w:rPr>
        <w:t xml:space="preserve"> return ERRORE</w:t>
      </w:r>
    </w:p>
    <w:p w:rsidR="00000000" w:rsidDel="00000000" w:rsidP="00000000" w:rsidRDefault="00000000" w:rsidRPr="00000000" w14:paraId="0000044F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tc.nome = nome </w:t>
      </w:r>
    </w:p>
    <w:p w:rsidR="00000000" w:rsidDel="00000000" w:rsidP="00000000" w:rsidRDefault="00000000" w:rsidRPr="00000000" w14:paraId="00000450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crea il link (tc, r): </w:t>
      </w:r>
      <w:r w:rsidDel="00000000" w:rsidR="00000000" w:rsidRPr="00000000">
        <w:rPr>
          <w:rtl w:val="0"/>
        </w:rPr>
        <w:t xml:space="preserve">tip_cuc: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ab/>
        <w:t xml:space="preserve">result = </w:t>
      </w:r>
      <w:r w:rsidDel="00000000" w:rsidR="00000000" w:rsidRPr="00000000">
        <w:rPr>
          <w:rtl w:val="0"/>
        </w:rPr>
        <w:t xml:space="preserve">tip_cuc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spacing w:line="240" w:lineRule="auto"/>
        <w:rPr>
          <w:b w:val="1"/>
          <w:b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elimina_tipo_cucina(r: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 Ristorante, tip: 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TipoCucina)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numPr>
          <w:ilvl w:val="0"/>
          <w:numId w:val="46"/>
        </w:numPr>
        <w:spacing w:line="276" w:lineRule="auto"/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pre-condizioni:</w:t>
      </w:r>
    </w:p>
    <w:p w:rsidR="00000000" w:rsidDel="00000000" w:rsidP="00000000" w:rsidRDefault="00000000" w:rsidRPr="00000000" w14:paraId="00000457">
      <w:pPr>
        <w:numPr>
          <w:ilvl w:val="1"/>
          <w:numId w:val="46"/>
        </w:numPr>
        <w:spacing w:line="276" w:lineRule="auto"/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esiste il link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(r, tip):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ris_tip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</w:t>
      </w:r>
    </w:p>
    <w:p w:rsidR="00000000" w:rsidDel="00000000" w:rsidP="00000000" w:rsidRDefault="00000000" w:rsidRPr="00000000" w14:paraId="00000458">
      <w:pPr>
        <w:numPr>
          <w:ilvl w:val="1"/>
          <w:numId w:val="46"/>
        </w:numPr>
        <w:spacing w:line="276" w:lineRule="auto"/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deve esistere almeno un altro link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(r, tip’):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ris_tip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,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  tip’: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TipoCucina,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 tip ≠ tip’</w:t>
      </w:r>
    </w:p>
    <w:p w:rsidR="00000000" w:rsidDel="00000000" w:rsidP="00000000" w:rsidRDefault="00000000" w:rsidRPr="00000000" w14:paraId="00000459">
      <w:pPr>
        <w:numPr>
          <w:ilvl w:val="0"/>
          <w:numId w:val="46"/>
        </w:numPr>
        <w:spacing w:line="276" w:lineRule="auto"/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post-condizioni:</w:t>
      </w:r>
    </w:p>
    <w:p w:rsidR="00000000" w:rsidDel="00000000" w:rsidP="00000000" w:rsidRDefault="00000000" w:rsidRPr="00000000" w14:paraId="0000045A">
      <w:pPr>
        <w:numPr>
          <w:ilvl w:val="1"/>
          <w:numId w:val="46"/>
        </w:numPr>
        <w:spacing w:line="276" w:lineRule="auto"/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viene eliminato il link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(r, tip):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ris_tip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pacing w:line="276" w:lineRule="auto"/>
        <w:ind w:left="1440" w:firstLine="0"/>
        <w:rPr>
          <w:i w:val="1"/>
          <w:iCs w:val="1"/>
          <w:sz w:val="20"/>
          <w:szCs w:val="20"/>
          <w:shd w:fill="fce5c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pacing w:line="276" w:lineRule="auto"/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-456020158"/>
          <w:dropDownList w:lastValue="da ricontrollare insieme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3d3d3d"/>
              <w:shd w:fill="dab8ff" w:val="clear"/>
            </w:rPr>
            <w:t xml:space="preserve">da ricontrollare insieme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spacing w:line="276" w:lineRule="auto"/>
        <w:jc w:val="right"/>
        <w:rPr>
          <w:b w:val="1"/>
          <w:bCs w:val="1"/>
        </w:rPr>
      </w:pPr>
      <w:hyperlink r:id="rId53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Esubalew Grappasonni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pacing w:line="276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# N18</w:t>
      </w:r>
    </w:p>
    <w:p w:rsidR="00000000" w:rsidDel="00000000" w:rsidP="00000000" w:rsidRDefault="00000000" w:rsidRPr="00000000" w14:paraId="0000045F">
      <w:pPr>
        <w:pStyle w:val="Heading4"/>
        <w:spacing w:after="0" w:before="0" w:line="240" w:lineRule="auto"/>
        <w:rPr>
          <w:b w:val="1"/>
          <w:bCs w:val="1"/>
          <w:color w:val="000000"/>
        </w:rPr>
      </w:pPr>
      <w:bookmarkStart w:colFirst="0" w:colLast="0" w:name="_64jlecvdudh6" w:id="94"/>
      <w:bookmarkEnd w:id="94"/>
      <w:r w:rsidDel="00000000" w:rsidR="00000000" w:rsidRPr="00000000">
        <w:rPr>
          <w:b w:val="1"/>
          <w:bCs w:val="1"/>
          <w:color w:val="000000"/>
          <w:rtl w:val="0"/>
        </w:rPr>
        <w:t xml:space="preserve">elimina_tipo_cucina(r: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Ristorante, tip: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TipoCucina)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jc w:val="both"/>
        <w:rPr/>
      </w:pPr>
      <w:sdt>
        <w:sdtPr>
          <w:alias w:val="Stato revisione"/>
          <w:id w:val="-1926380673"/>
          <w:dropDownList w:lastValue="Da revisionare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5a3286"/>
              <w:shd w:fill="e6cff2" w:val="clear"/>
            </w:rPr>
            <w:t xml:space="preserve">Da revisionare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algoritmo: </w:t>
        <w:tab/>
      </w:r>
    </w:p>
    <w:p w:rsidR="00000000" w:rsidDel="00000000" w:rsidP="00000000" w:rsidRDefault="00000000" w:rsidRPr="00000000" w14:paraId="00000462">
      <w:pPr>
        <w:ind w:firstLine="720"/>
        <w:rPr/>
      </w:pPr>
      <w:r w:rsidDel="00000000" w:rsidR="00000000" w:rsidRPr="00000000">
        <w:rPr>
          <w:rtl w:val="0"/>
        </w:rPr>
        <w:t xml:space="preserve">Per ogni coppia (r,tip) in </w:t>
      </w:r>
      <w:r w:rsidDel="00000000" w:rsidR="00000000" w:rsidRPr="00000000">
        <w:rPr>
          <w:rtl w:val="0"/>
        </w:rPr>
        <w:t xml:space="preserve">TipoCucina: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ind w:firstLine="720"/>
        <w:rPr/>
      </w:pPr>
      <w:r w:rsidDel="00000000" w:rsidR="00000000" w:rsidRPr="00000000">
        <w:rPr>
          <w:rtl w:val="0"/>
        </w:rPr>
        <w:t xml:space="preserve">     se (r,tip) not in TipoCucina:</w:t>
      </w:r>
    </w:p>
    <w:p w:rsidR="00000000" w:rsidDel="00000000" w:rsidP="00000000" w:rsidRDefault="00000000" w:rsidRPr="00000000" w14:paraId="00000464">
      <w:pPr>
        <w:ind w:firstLine="720"/>
        <w:rPr/>
      </w:pPr>
      <w:r w:rsidDel="00000000" w:rsidR="00000000" w:rsidRPr="00000000">
        <w:rPr>
          <w:rtl w:val="0"/>
        </w:rPr>
        <w:t xml:space="preserve">           return None </w:t>
      </w:r>
    </w:p>
    <w:p w:rsidR="00000000" w:rsidDel="00000000" w:rsidP="00000000" w:rsidRDefault="00000000" w:rsidRPr="00000000" w14:paraId="00000465">
      <w:pPr>
        <w:ind w:firstLine="720"/>
        <w:rPr/>
      </w:pPr>
      <w:r w:rsidDel="00000000" w:rsidR="00000000" w:rsidRPr="00000000">
        <w:rPr>
          <w:rtl w:val="0"/>
        </w:rPr>
        <w:t xml:space="preserve">elimina_tipo_cucina(r,tip) </w:t>
      </w:r>
    </w:p>
    <w:p w:rsidR="00000000" w:rsidDel="00000000" w:rsidP="00000000" w:rsidRDefault="00000000" w:rsidRPr="00000000" w14:paraId="0000046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pStyle w:val="Heading3"/>
        <w:rPr/>
      </w:pPr>
      <w:bookmarkStart w:colFirst="0" w:colLast="0" w:name="_xyv4yx3tsndp" w:id="95"/>
      <w:bookmarkEnd w:id="95"/>
      <w:r w:rsidDel="00000000" w:rsidR="00000000" w:rsidRPr="00000000">
        <w:rPr>
          <w:b w:val="1"/>
          <w:bCs w:val="1"/>
          <w:color w:val="000000"/>
          <w:rtl w:val="0"/>
        </w:rPr>
        <w:t xml:space="preserve">2.3.5. Specifica dello use-case </w:t>
      </w:r>
      <w:hyperlink r:id="rId5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Statistiche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68">
      <w:pPr>
        <w:jc w:val="center"/>
        <w:rPr>
          <w:b w:val="1"/>
          <w:bCs w:val="1"/>
          <w:color w:val="999999"/>
          <w:sz w:val="20"/>
          <w:szCs w:val="20"/>
          <w:shd w:fill="ffebe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>
          <w:b w:val="1"/>
          <w:b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num_prenotazioni_ristorante_nel_periodo(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ind w:left="2160" w:firstLine="720"/>
        <w:rPr>
          <w:color w:val="999999"/>
          <w:sz w:val="24"/>
          <w:szCs w:val="24"/>
          <w:shd w:fill="efefef" w:val="clear"/>
        </w:rPr>
      </w:pPr>
      <w:r w:rsidDel="00000000" w:rsidR="00000000" w:rsidRPr="00000000">
        <w:rPr>
          <w:color w:val="999999"/>
          <w:sz w:val="24"/>
          <w:szCs w:val="24"/>
          <w:shd w:fill="efefef" w:val="clear"/>
          <w:rtl w:val="0"/>
        </w:rPr>
        <w:t xml:space="preserve">r:</w:t>
      </w:r>
      <w:r w:rsidDel="00000000" w:rsidR="00000000" w:rsidRPr="00000000">
        <w:rPr>
          <w:color w:val="999999"/>
          <w:sz w:val="24"/>
          <w:szCs w:val="24"/>
          <w:shd w:fill="efefef" w:val="clear"/>
          <w:rtl w:val="0"/>
        </w:rPr>
        <w:t xml:space="preserve"> Ristorante,  </w:t>
      </w:r>
    </w:p>
    <w:p w:rsidR="00000000" w:rsidDel="00000000" w:rsidP="00000000" w:rsidRDefault="00000000" w:rsidRPr="00000000" w14:paraId="0000046B">
      <w:pPr>
        <w:ind w:left="2160" w:firstLine="720"/>
        <w:rPr>
          <w:color w:val="999999"/>
          <w:sz w:val="24"/>
          <w:szCs w:val="24"/>
          <w:shd w:fill="efefef" w:val="clear"/>
        </w:rPr>
      </w:pPr>
      <w:r w:rsidDel="00000000" w:rsidR="00000000" w:rsidRPr="00000000">
        <w:rPr>
          <w:color w:val="999999"/>
          <w:sz w:val="24"/>
          <w:szCs w:val="24"/>
          <w:shd w:fill="efefef" w:val="clear"/>
          <w:rtl w:val="0"/>
        </w:rPr>
        <w:t xml:space="preserve">d_iniz</w:t>
      </w:r>
      <w:r w:rsidDel="00000000" w:rsidR="00000000" w:rsidRPr="00000000">
        <w:rPr>
          <w:color w:val="999999"/>
          <w:sz w:val="24"/>
          <w:szCs w:val="24"/>
          <w:shd w:fill="efefef" w:val="clear"/>
          <w:rtl w:val="0"/>
        </w:rPr>
        <w:t xml:space="preserve"> : </w:t>
      </w:r>
      <w:r w:rsidDel="00000000" w:rsidR="00000000" w:rsidRPr="00000000">
        <w:rPr>
          <w:color w:val="999999"/>
          <w:sz w:val="24"/>
          <w:szCs w:val="24"/>
          <w:shd w:fill="efefef" w:val="clear"/>
          <w:rtl w:val="0"/>
        </w:rPr>
        <w:t xml:space="preserve">DataOra,</w:t>
      </w:r>
      <w:r w:rsidDel="00000000" w:rsidR="00000000" w:rsidRPr="00000000">
        <w:rPr>
          <w:color w:val="999999"/>
          <w:sz w:val="24"/>
          <w:szCs w:val="24"/>
          <w:shd w:fill="efefef" w:val="clear"/>
          <w:rtl w:val="0"/>
        </w:rPr>
        <w:t xml:space="preserve"> </w:t>
      </w:r>
    </w:p>
    <w:p w:rsidR="00000000" w:rsidDel="00000000" w:rsidP="00000000" w:rsidRDefault="00000000" w:rsidRPr="00000000" w14:paraId="0000046C">
      <w:pPr>
        <w:ind w:left="2880" w:firstLine="0"/>
        <w:rPr>
          <w:color w:val="999999"/>
          <w:sz w:val="24"/>
          <w:szCs w:val="24"/>
          <w:shd w:fill="efefef" w:val="clear"/>
        </w:rPr>
      </w:pPr>
      <w:r w:rsidDel="00000000" w:rsidR="00000000" w:rsidRPr="00000000">
        <w:rPr>
          <w:color w:val="999999"/>
          <w:sz w:val="24"/>
          <w:szCs w:val="24"/>
          <w:shd w:fill="efefef" w:val="clear"/>
          <w:rtl w:val="0"/>
        </w:rPr>
        <w:t xml:space="preserve">d_fine : </w:t>
      </w:r>
      <w:r w:rsidDel="00000000" w:rsidR="00000000" w:rsidRPr="00000000">
        <w:rPr>
          <w:color w:val="999999"/>
          <w:sz w:val="24"/>
          <w:szCs w:val="24"/>
          <w:shd w:fill="efefef" w:val="clear"/>
          <w:rtl w:val="0"/>
        </w:rPr>
        <w:t xml:space="preserve">DataOra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ind w:left="2160" w:firstLine="72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4"/>
          <w:szCs w:val="24"/>
          <w:shd w:fill="efefef" w:val="clear"/>
          <w:rtl w:val="0"/>
        </w:rPr>
        <w:t xml:space="preserve">) : Intero&gt;=0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dato un ristorante, calcolare quante prenotazioni ha ricevuto il ristorante in quel periodo</w:t>
      </w:r>
    </w:p>
    <w:p w:rsidR="00000000" w:rsidDel="00000000" w:rsidP="00000000" w:rsidRDefault="00000000" w:rsidRPr="00000000" w14:paraId="0000046F">
      <w:pPr>
        <w:numPr>
          <w:ilvl w:val="0"/>
          <w:numId w:val="2"/>
        </w:numPr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precondizioni: </w:t>
      </w:r>
    </w:p>
    <w:p w:rsidR="00000000" w:rsidDel="00000000" w:rsidP="00000000" w:rsidRDefault="00000000" w:rsidRPr="00000000" w14:paraId="00000470">
      <w:pPr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                    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d_fine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&gt;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d_iniz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numPr>
          <w:ilvl w:val="0"/>
          <w:numId w:val="2"/>
        </w:numPr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postcondizioni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: </w:t>
      </w:r>
    </w:p>
    <w:p w:rsidR="00000000" w:rsidDel="00000000" w:rsidP="00000000" w:rsidRDefault="00000000" w:rsidRPr="00000000" w14:paraId="00000472">
      <w:pPr>
        <w:numPr>
          <w:ilvl w:val="1"/>
          <w:numId w:val="2"/>
        </w:numPr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l’operazione non modifica il livello estensionale degli oggetti</w:t>
      </w:r>
    </w:p>
    <w:p w:rsidR="00000000" w:rsidDel="00000000" w:rsidP="00000000" w:rsidRDefault="00000000" w:rsidRPr="00000000" w14:paraId="00000473">
      <w:pPr>
        <w:numPr>
          <w:ilvl w:val="1"/>
          <w:numId w:val="2"/>
        </w:numPr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Il risultato result è così definito:</w:t>
      </w:r>
    </w:p>
    <w:p w:rsidR="00000000" w:rsidDel="00000000" w:rsidP="00000000" w:rsidRDefault="00000000" w:rsidRPr="00000000" w14:paraId="00000474">
      <w:pPr>
        <w:numPr>
          <w:ilvl w:val="2"/>
          <w:numId w:val="2"/>
        </w:numPr>
        <w:ind w:left="216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Sia P l’insieme degli oggetti p:Prenotazione tali che</w:t>
      </w:r>
    </w:p>
    <w:p w:rsidR="00000000" w:rsidDel="00000000" w:rsidP="00000000" w:rsidRDefault="00000000" w:rsidRPr="00000000" w14:paraId="00000475">
      <w:pPr>
        <w:numPr>
          <w:ilvl w:val="3"/>
          <w:numId w:val="2"/>
        </w:numPr>
        <w:ind w:left="288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esiste il link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(r,p):ris_pren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AND</w:t>
      </w:r>
    </w:p>
    <w:p w:rsidR="00000000" w:rsidDel="00000000" w:rsidP="00000000" w:rsidRDefault="00000000" w:rsidRPr="00000000" w14:paraId="00000476">
      <w:pPr>
        <w:numPr>
          <w:ilvl w:val="3"/>
          <w:numId w:val="2"/>
        </w:numPr>
        <w:ind w:left="288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d_iniz &lt;=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p.data_ora_prenotata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&lt;= d_fine</w:t>
      </w:r>
    </w:p>
    <w:p w:rsidR="00000000" w:rsidDel="00000000" w:rsidP="00000000" w:rsidRDefault="00000000" w:rsidRPr="00000000" w14:paraId="00000477">
      <w:pPr>
        <w:numPr>
          <w:ilvl w:val="2"/>
          <w:numId w:val="2"/>
        </w:numPr>
        <w:ind w:left="216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Sia result il numero di elementi di P (cardinalità di P, |P|)</w:t>
      </w:r>
    </w:p>
    <w:p w:rsidR="00000000" w:rsidDel="00000000" w:rsidP="00000000" w:rsidRDefault="00000000" w:rsidRPr="00000000" w14:paraId="00000478">
      <w:pPr>
        <w:ind w:left="2160" w:firstLine="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-1863044037"/>
          <w:dropDownList w:lastValue="da ricontrollare insieme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3d3d3d"/>
              <w:shd w:fill="dab8ff" w:val="clear"/>
            </w:rPr>
            <w:t xml:space="preserve">da ricontrollare insieme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jc w:val="right"/>
        <w:rPr>
          <w:b w:val="1"/>
          <w:bCs w:val="1"/>
        </w:rPr>
      </w:pPr>
      <w:hyperlink r:id="rId55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Nicolás VR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# N19</w:t>
      </w:r>
    </w:p>
    <w:p w:rsidR="00000000" w:rsidDel="00000000" w:rsidP="00000000" w:rsidRDefault="00000000" w:rsidRPr="00000000" w14:paraId="0000047C">
      <w:pPr>
        <w:pStyle w:val="Heading4"/>
        <w:spacing w:after="0" w:before="0" w:lineRule="auto"/>
        <w:rPr>
          <w:b w:val="1"/>
          <w:bCs w:val="1"/>
          <w:color w:val="000000"/>
        </w:rPr>
      </w:pPr>
      <w:bookmarkStart w:colFirst="0" w:colLast="0" w:name="_3p6vv0v2ejyh" w:id="96"/>
      <w:bookmarkEnd w:id="96"/>
      <w:r w:rsidDel="00000000" w:rsidR="00000000" w:rsidRPr="00000000">
        <w:rPr>
          <w:b w:val="1"/>
          <w:bCs w:val="1"/>
          <w:color w:val="000000"/>
          <w:rtl w:val="0"/>
        </w:rPr>
        <w:t xml:space="preserve">num_prenotazioni_ristorante_nel_periodo(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ind w:left="50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r:</w:t>
      </w:r>
      <w:r w:rsidDel="00000000" w:rsidR="00000000" w:rsidRPr="00000000">
        <w:rPr>
          <w:sz w:val="26"/>
          <w:szCs w:val="26"/>
          <w:rtl w:val="0"/>
        </w:rPr>
        <w:t xml:space="preserve"> Ristorante,  </w:t>
      </w:r>
    </w:p>
    <w:p w:rsidR="00000000" w:rsidDel="00000000" w:rsidP="00000000" w:rsidRDefault="00000000" w:rsidRPr="00000000" w14:paraId="0000047E">
      <w:pPr>
        <w:ind w:left="50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d_iniz</w:t>
      </w:r>
      <w:r w:rsidDel="00000000" w:rsidR="00000000" w:rsidRPr="00000000">
        <w:rPr>
          <w:sz w:val="26"/>
          <w:szCs w:val="26"/>
          <w:rtl w:val="0"/>
        </w:rPr>
        <w:t xml:space="preserve"> : datetime</w:t>
      </w:r>
      <w:r w:rsidDel="00000000" w:rsidR="00000000" w:rsidRPr="00000000">
        <w:rPr>
          <w:sz w:val="26"/>
          <w:szCs w:val="26"/>
          <w:rtl w:val="0"/>
        </w:rPr>
        <w:t xml:space="preserve">,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47F">
      <w:pPr>
        <w:ind w:left="50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d_fine : datetime</w:t>
      </w:r>
    </w:p>
    <w:p w:rsidR="00000000" w:rsidDel="00000000" w:rsidP="00000000" w:rsidRDefault="00000000" w:rsidRPr="00000000" w14:paraId="00000480">
      <w:pPr>
        <w:ind w:left="50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) : </w:t>
      </w:r>
      <w:r w:rsidDel="00000000" w:rsidR="00000000" w:rsidRPr="00000000">
        <w:rPr>
          <w:sz w:val="24"/>
          <w:szCs w:val="24"/>
          <w:rtl w:val="0"/>
        </w:rPr>
        <w:t xml:space="preserve">IntGEZ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jc w:val="both"/>
        <w:rPr>
          <w:sz w:val="26"/>
          <w:szCs w:val="26"/>
        </w:rPr>
      </w:pPr>
      <w:sdt>
        <w:sdtPr>
          <w:alias w:val="Stato revisione"/>
          <w:id w:val="-2092967864"/>
          <w:dropDownList w:lastValue="Da revisionare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5a3286"/>
              <w:shd w:fill="e6cff2" w:val="clear"/>
            </w:rPr>
            <w:t xml:space="preserve">Da revisionare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algoritmo: </w:t>
        <w:tab/>
      </w:r>
    </w:p>
    <w:p w:rsidR="00000000" w:rsidDel="00000000" w:rsidP="00000000" w:rsidRDefault="00000000" w:rsidRPr="00000000" w14:paraId="00000483">
      <w:pPr>
        <w:ind w:firstLine="720"/>
        <w:rPr/>
      </w:pPr>
      <w:r w:rsidDel="00000000" w:rsidR="00000000" w:rsidRPr="00000000">
        <w:rPr>
          <w:rtl w:val="0"/>
        </w:rPr>
        <w:t xml:space="preserve">se d_fine &lt;= </w:t>
      </w:r>
      <w:r w:rsidDel="00000000" w:rsidR="00000000" w:rsidRPr="00000000">
        <w:rPr>
          <w:rtl w:val="0"/>
        </w:rPr>
        <w:t xml:space="preserve">d_iniz: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ind w:left="720" w:firstLine="720"/>
        <w:rPr>
          <w:shd w:fill="d9ead3" w:val="clear"/>
        </w:rPr>
      </w:pPr>
      <w:r w:rsidDel="00000000" w:rsidR="00000000" w:rsidRPr="00000000">
        <w:rPr>
          <w:rtl w:val="0"/>
        </w:rPr>
        <w:t xml:space="preserve">return ERRORE  </w:t>
      </w:r>
      <w:r w:rsidDel="00000000" w:rsidR="00000000" w:rsidRPr="00000000">
        <w:rPr>
          <w:shd w:fill="d9ead3" w:val="clear"/>
          <w:rtl w:val="0"/>
        </w:rPr>
        <w:t xml:space="preserve">intervallo non valido</w:t>
      </w:r>
    </w:p>
    <w:p w:rsidR="00000000" w:rsidDel="00000000" w:rsidP="00000000" w:rsidRDefault="00000000" w:rsidRPr="00000000" w14:paraId="00000485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conteggio = 0</w:t>
      </w:r>
    </w:p>
    <w:p w:rsidR="00000000" w:rsidDel="00000000" w:rsidP="00000000" w:rsidRDefault="00000000" w:rsidRPr="00000000" w14:paraId="00000487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per ogni p in </w:t>
      </w:r>
      <w:r w:rsidDel="00000000" w:rsidR="00000000" w:rsidRPr="00000000">
        <w:rPr>
          <w:rtl w:val="0"/>
        </w:rPr>
        <w:t xml:space="preserve">r.ris_pren: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spacing w:line="360" w:lineRule="auto"/>
        <w:ind w:left="720" w:firstLine="720"/>
        <w:rPr/>
      </w:pPr>
      <w:r w:rsidDel="00000000" w:rsidR="00000000" w:rsidRPr="00000000">
        <w:rPr>
          <w:rtl w:val="0"/>
        </w:rPr>
        <w:t xml:space="preserve">se </w:t>
      </w:r>
      <w:r w:rsidDel="00000000" w:rsidR="00000000" w:rsidRPr="00000000">
        <w:rPr>
          <w:rtl w:val="0"/>
        </w:rPr>
        <w:t xml:space="preserve">d_iniz</w:t>
      </w:r>
      <w:r w:rsidDel="00000000" w:rsidR="00000000" w:rsidRPr="00000000">
        <w:rPr>
          <w:rtl w:val="0"/>
        </w:rPr>
        <w:t xml:space="preserve"> &lt;= </w:t>
      </w:r>
      <w:r w:rsidDel="00000000" w:rsidR="00000000" w:rsidRPr="00000000">
        <w:rPr>
          <w:rtl w:val="0"/>
        </w:rPr>
        <w:t xml:space="preserve">p.data_ora_prenotata</w:t>
      </w:r>
      <w:r w:rsidDel="00000000" w:rsidR="00000000" w:rsidRPr="00000000">
        <w:rPr>
          <w:rtl w:val="0"/>
        </w:rPr>
        <w:t xml:space="preserve"> &lt;= d_fine:</w:t>
      </w:r>
    </w:p>
    <w:p w:rsidR="00000000" w:rsidDel="00000000" w:rsidP="00000000" w:rsidRDefault="00000000" w:rsidRPr="00000000" w14:paraId="00000489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conteggio = conteggio + 1</w:t>
      </w:r>
    </w:p>
    <w:p w:rsidR="00000000" w:rsidDel="00000000" w:rsidP="00000000" w:rsidRDefault="00000000" w:rsidRPr="00000000" w14:paraId="0000048A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return conteggio</w:t>
      </w:r>
    </w:p>
    <w:p w:rsidR="00000000" w:rsidDel="00000000" w:rsidP="00000000" w:rsidRDefault="00000000" w:rsidRPr="00000000" w14:paraId="0000048B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ind w:left="50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>
          <w:b w:val="1"/>
          <w:b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num_prenot_accettate_ristorante_nel_periodo(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ind w:left="2880" w:firstLine="720"/>
        <w:rPr>
          <w:color w:val="999999"/>
          <w:shd w:fill="efefef" w:val="clear"/>
        </w:rPr>
      </w:pPr>
      <w:r w:rsidDel="00000000" w:rsidR="00000000" w:rsidRPr="00000000">
        <w:rPr>
          <w:color w:val="999999"/>
          <w:shd w:fill="efefef" w:val="clear"/>
          <w:rtl w:val="0"/>
        </w:rPr>
        <w:t xml:space="preserve">r: Ristorante, </w:t>
      </w:r>
    </w:p>
    <w:p w:rsidR="00000000" w:rsidDel="00000000" w:rsidP="00000000" w:rsidRDefault="00000000" w:rsidRPr="00000000" w14:paraId="0000048F">
      <w:pPr>
        <w:ind w:left="2880" w:firstLine="720"/>
        <w:rPr>
          <w:color w:val="999999"/>
          <w:shd w:fill="efefef" w:val="clear"/>
        </w:rPr>
      </w:pPr>
      <w:r w:rsidDel="00000000" w:rsidR="00000000" w:rsidRPr="00000000">
        <w:rPr>
          <w:color w:val="999999"/>
          <w:shd w:fill="efefef" w:val="clear"/>
          <w:rtl w:val="0"/>
        </w:rPr>
        <w:t xml:space="preserve">d_iniz</w:t>
      </w:r>
      <w:r w:rsidDel="00000000" w:rsidR="00000000" w:rsidRPr="00000000">
        <w:rPr>
          <w:color w:val="999999"/>
          <w:shd w:fill="efefef" w:val="clear"/>
          <w:rtl w:val="0"/>
        </w:rPr>
        <w:t xml:space="preserve"> : </w:t>
      </w:r>
      <w:r w:rsidDel="00000000" w:rsidR="00000000" w:rsidRPr="00000000">
        <w:rPr>
          <w:color w:val="999999"/>
          <w:shd w:fill="efefef" w:val="clear"/>
          <w:rtl w:val="0"/>
        </w:rPr>
        <w:t xml:space="preserve">DataOra,</w:t>
      </w:r>
      <w:r w:rsidDel="00000000" w:rsidR="00000000" w:rsidRPr="00000000">
        <w:rPr>
          <w:color w:val="999999"/>
          <w:shd w:fill="efefef" w:val="clear"/>
          <w:rtl w:val="0"/>
        </w:rPr>
        <w:t xml:space="preserve"> </w:t>
      </w:r>
    </w:p>
    <w:p w:rsidR="00000000" w:rsidDel="00000000" w:rsidP="00000000" w:rsidRDefault="00000000" w:rsidRPr="00000000" w14:paraId="00000490">
      <w:pPr>
        <w:ind w:left="2880" w:firstLine="720"/>
        <w:rPr>
          <w:color w:val="999999"/>
          <w:shd w:fill="efefef" w:val="clear"/>
        </w:rPr>
      </w:pPr>
      <w:r w:rsidDel="00000000" w:rsidR="00000000" w:rsidRPr="00000000">
        <w:rPr>
          <w:color w:val="999999"/>
          <w:shd w:fill="efefef" w:val="clear"/>
          <w:rtl w:val="0"/>
        </w:rPr>
        <w:t xml:space="preserve">d_fine : </w:t>
      </w:r>
      <w:r w:rsidDel="00000000" w:rsidR="00000000" w:rsidRPr="00000000">
        <w:rPr>
          <w:color w:val="999999"/>
          <w:shd w:fill="efefef" w:val="clear"/>
          <w:rtl w:val="0"/>
        </w:rPr>
        <w:t xml:space="preserve">DataOra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ind w:left="2880" w:firstLine="720"/>
        <w:rPr>
          <w:color w:val="999999"/>
          <w:sz w:val="24"/>
          <w:szCs w:val="24"/>
          <w:shd w:fill="efefef" w:val="clear"/>
        </w:rPr>
      </w:pPr>
      <w:r w:rsidDel="00000000" w:rsidR="00000000" w:rsidRPr="00000000">
        <w:rPr>
          <w:color w:val="999999"/>
          <w:shd w:fill="efefef" w:val="clear"/>
          <w:rtl w:val="0"/>
        </w:rPr>
        <w:t xml:space="preserve">) : Intero&gt;=0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dato un ristorante calcolare il numero di prenotazioni accettate da quel ristorante nel periodo indicato</w:t>
      </w:r>
    </w:p>
    <w:p w:rsidR="00000000" w:rsidDel="00000000" w:rsidP="00000000" w:rsidRDefault="00000000" w:rsidRPr="00000000" w14:paraId="00000493">
      <w:pPr>
        <w:numPr>
          <w:ilvl w:val="0"/>
          <w:numId w:val="6"/>
        </w:numPr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precondizioni: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d_fine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&gt;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d_iniz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numPr>
          <w:ilvl w:val="0"/>
          <w:numId w:val="6"/>
        </w:numPr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postcondizioni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:</w:t>
      </w:r>
    </w:p>
    <w:p w:rsidR="00000000" w:rsidDel="00000000" w:rsidP="00000000" w:rsidRDefault="00000000" w:rsidRPr="00000000" w14:paraId="00000495">
      <w:pPr>
        <w:numPr>
          <w:ilvl w:val="1"/>
          <w:numId w:val="6"/>
        </w:numPr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l’operazione non modifica il livello estensionale degli oggetti</w:t>
      </w:r>
    </w:p>
    <w:p w:rsidR="00000000" w:rsidDel="00000000" w:rsidP="00000000" w:rsidRDefault="00000000" w:rsidRPr="00000000" w14:paraId="00000496">
      <w:pPr>
        <w:numPr>
          <w:ilvl w:val="1"/>
          <w:numId w:val="6"/>
        </w:numPr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Il risultato result è così definito:</w:t>
      </w:r>
    </w:p>
    <w:p w:rsidR="00000000" w:rsidDel="00000000" w:rsidP="00000000" w:rsidRDefault="00000000" w:rsidRPr="00000000" w14:paraId="00000497">
      <w:pPr>
        <w:numPr>
          <w:ilvl w:val="2"/>
          <w:numId w:val="6"/>
        </w:numPr>
        <w:ind w:left="216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Sia P l’insieme degli oggetti p:Accettata tali che </w:t>
      </w:r>
    </w:p>
    <w:p w:rsidR="00000000" w:rsidDel="00000000" w:rsidP="00000000" w:rsidRDefault="00000000" w:rsidRPr="00000000" w14:paraId="00000498">
      <w:pPr>
        <w:numPr>
          <w:ilvl w:val="3"/>
          <w:numId w:val="6"/>
        </w:numPr>
        <w:ind w:left="288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esiste il link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(r,p):ris_pren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AND </w:t>
      </w:r>
    </w:p>
    <w:p w:rsidR="00000000" w:rsidDel="00000000" w:rsidP="00000000" w:rsidRDefault="00000000" w:rsidRPr="00000000" w14:paraId="00000499">
      <w:pPr>
        <w:numPr>
          <w:ilvl w:val="3"/>
          <w:numId w:val="6"/>
        </w:numPr>
        <w:ind w:left="288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d_iniz &lt;=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p.data_ora_prenotata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&lt;= d_fine</w:t>
      </w:r>
    </w:p>
    <w:p w:rsidR="00000000" w:rsidDel="00000000" w:rsidP="00000000" w:rsidRDefault="00000000" w:rsidRPr="00000000" w14:paraId="0000049A">
      <w:pPr>
        <w:numPr>
          <w:ilvl w:val="2"/>
          <w:numId w:val="6"/>
        </w:numPr>
        <w:ind w:left="216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Sia result il numero di elementi di P (cardinalità di P, |P|)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501638131"/>
          <w:dropDownList w:lastValue="da ricontrollare insieme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3d3d3d"/>
              <w:shd w:fill="dab8ff" w:val="clear"/>
            </w:rPr>
            <w:t xml:space="preserve">da ricontrollare insieme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jc w:val="right"/>
        <w:rPr>
          <w:b w:val="1"/>
          <w:bCs w:val="1"/>
        </w:rPr>
      </w:pPr>
      <w:hyperlink r:id="rId56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Nicolás VR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# N20</w:t>
      </w:r>
    </w:p>
    <w:p w:rsidR="00000000" w:rsidDel="00000000" w:rsidP="00000000" w:rsidRDefault="00000000" w:rsidRPr="00000000" w14:paraId="0000049F">
      <w:pPr>
        <w:pStyle w:val="Heading4"/>
        <w:spacing w:after="0" w:before="0" w:lineRule="auto"/>
        <w:rPr>
          <w:b w:val="1"/>
          <w:bCs w:val="1"/>
          <w:color w:val="000000"/>
        </w:rPr>
      </w:pPr>
      <w:bookmarkStart w:colFirst="0" w:colLast="0" w:name="_82obhseh002m" w:id="97"/>
      <w:bookmarkEnd w:id="97"/>
      <w:r w:rsidDel="00000000" w:rsidR="00000000" w:rsidRPr="00000000">
        <w:rPr>
          <w:b w:val="1"/>
          <w:bCs w:val="1"/>
          <w:color w:val="000000"/>
          <w:rtl w:val="0"/>
        </w:rPr>
        <w:t xml:space="preserve">num_prenot_accettate_ristorante_nel_periodo(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ind w:left="50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r: Ristorante, </w:t>
      </w:r>
    </w:p>
    <w:p w:rsidR="00000000" w:rsidDel="00000000" w:rsidP="00000000" w:rsidRDefault="00000000" w:rsidRPr="00000000" w14:paraId="000004A1">
      <w:pPr>
        <w:ind w:left="50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d_iniz</w:t>
      </w:r>
      <w:r w:rsidDel="00000000" w:rsidR="00000000" w:rsidRPr="00000000">
        <w:rPr>
          <w:sz w:val="24"/>
          <w:szCs w:val="24"/>
          <w:rtl w:val="0"/>
        </w:rPr>
        <w:t xml:space="preserve"> : datetime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A2">
      <w:pPr>
        <w:ind w:left="50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d_fine : datetime</w:t>
      </w:r>
    </w:p>
    <w:p w:rsidR="00000000" w:rsidDel="00000000" w:rsidP="00000000" w:rsidRDefault="00000000" w:rsidRPr="00000000" w14:paraId="000004A3">
      <w:pPr>
        <w:ind w:left="50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: </w:t>
      </w:r>
      <w:r w:rsidDel="00000000" w:rsidR="00000000" w:rsidRPr="00000000">
        <w:rPr>
          <w:sz w:val="24"/>
          <w:szCs w:val="24"/>
          <w:rtl w:val="0"/>
        </w:rPr>
        <w:t xml:space="preserve">IntGEZ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A4">
      <w:pPr>
        <w:jc w:val="both"/>
        <w:rPr>
          <w:sz w:val="24"/>
          <w:szCs w:val="24"/>
        </w:rPr>
      </w:pPr>
      <w:sdt>
        <w:sdtPr>
          <w:alias w:val="Stato revisione"/>
          <w:id w:val="56364404"/>
          <w:dropDownList w:lastValue="Da revisionare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5a3286"/>
              <w:shd w:fill="e6cff2" w:val="clear"/>
            </w:rPr>
            <w:t xml:space="preserve">Da revisionare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b w:val="1"/>
          <w:bCs w:val="1"/>
          <w:rtl w:val="0"/>
        </w:rPr>
        <w:t xml:space="preserve">algoritmo: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ind w:firstLine="720"/>
        <w:rPr/>
      </w:pPr>
      <w:r w:rsidDel="00000000" w:rsidR="00000000" w:rsidRPr="00000000">
        <w:rPr>
          <w:rtl w:val="0"/>
        </w:rPr>
        <w:t xml:space="preserve">se d_fine &lt;= </w:t>
      </w:r>
      <w:r w:rsidDel="00000000" w:rsidR="00000000" w:rsidRPr="00000000">
        <w:rPr>
          <w:rtl w:val="0"/>
        </w:rPr>
        <w:t xml:space="preserve">d_iniz: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ind w:left="720" w:firstLine="720"/>
        <w:rPr>
          <w:shd w:fill="d9ead3" w:val="clear"/>
        </w:rPr>
      </w:pPr>
      <w:r w:rsidDel="00000000" w:rsidR="00000000" w:rsidRPr="00000000">
        <w:rPr>
          <w:rtl w:val="0"/>
        </w:rPr>
        <w:t xml:space="preserve">return ERRORE  </w:t>
      </w:r>
      <w:r w:rsidDel="00000000" w:rsidR="00000000" w:rsidRPr="00000000">
        <w:rPr>
          <w:shd w:fill="d9ead3" w:val="clear"/>
          <w:rtl w:val="0"/>
        </w:rPr>
        <w:t xml:space="preserve">intervallo non valido</w:t>
      </w:r>
    </w:p>
    <w:p w:rsidR="00000000" w:rsidDel="00000000" w:rsidP="00000000" w:rsidRDefault="00000000" w:rsidRPr="00000000" w14:paraId="000004A8">
      <w:pPr>
        <w:ind w:left="720" w:firstLine="0"/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ind w:left="720" w:firstLine="0"/>
        <w:rPr/>
      </w:pPr>
      <w:r w:rsidDel="00000000" w:rsidR="00000000" w:rsidRPr="00000000">
        <w:rPr>
          <w:rtl w:val="0"/>
        </w:rPr>
        <w:t xml:space="preserve">conteggio = 0</w:t>
      </w:r>
    </w:p>
    <w:p w:rsidR="00000000" w:rsidDel="00000000" w:rsidP="00000000" w:rsidRDefault="00000000" w:rsidRPr="00000000" w14:paraId="000004AA">
      <w:pPr>
        <w:ind w:left="720" w:firstLine="0"/>
        <w:rPr/>
      </w:pPr>
      <w:r w:rsidDel="00000000" w:rsidR="00000000" w:rsidRPr="00000000">
        <w:rPr>
          <w:rtl w:val="0"/>
        </w:rPr>
        <w:t xml:space="preserve">per ogni p in </w:t>
      </w:r>
      <w:r w:rsidDel="00000000" w:rsidR="00000000" w:rsidRPr="00000000">
        <w:rPr>
          <w:rtl w:val="0"/>
        </w:rPr>
        <w:t xml:space="preserve">r.ris_pren: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ind w:left="720" w:firstLine="720"/>
        <w:rPr/>
      </w:pPr>
      <w:r w:rsidDel="00000000" w:rsidR="00000000" w:rsidRPr="00000000">
        <w:rPr>
          <w:rtl w:val="0"/>
        </w:rPr>
        <w:t xml:space="preserve">se </w:t>
      </w:r>
      <w:r w:rsidDel="00000000" w:rsidR="00000000" w:rsidRPr="00000000">
        <w:rPr>
          <w:rtl w:val="0"/>
        </w:rPr>
        <w:t xml:space="preserve">d_iniz</w:t>
      </w:r>
      <w:r w:rsidDel="00000000" w:rsidR="00000000" w:rsidRPr="00000000">
        <w:rPr>
          <w:rtl w:val="0"/>
        </w:rPr>
        <w:t xml:space="preserve"> &lt;= </w:t>
      </w:r>
      <w:r w:rsidDel="00000000" w:rsidR="00000000" w:rsidRPr="00000000">
        <w:rPr>
          <w:rtl w:val="0"/>
        </w:rPr>
        <w:t xml:space="preserve">p.data_ora_prenotata</w:t>
      </w:r>
      <w:r w:rsidDel="00000000" w:rsidR="00000000" w:rsidRPr="00000000">
        <w:rPr>
          <w:rtl w:val="0"/>
        </w:rPr>
        <w:t xml:space="preserve"> &lt;= </w:t>
      </w:r>
      <w:r w:rsidDel="00000000" w:rsidR="00000000" w:rsidRPr="00000000">
        <w:rPr>
          <w:rtl w:val="0"/>
        </w:rPr>
        <w:t xml:space="preserve">d_fine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tl w:val="0"/>
        </w:rPr>
        <w:t xml:space="preserve">p.accettato</w:t>
      </w:r>
      <w:r w:rsidDel="00000000" w:rsidR="00000000" w:rsidRPr="00000000">
        <w:rPr>
          <w:rtl w:val="0"/>
        </w:rPr>
        <w:t xml:space="preserve"> = True:</w:t>
      </w:r>
    </w:p>
    <w:p w:rsidR="00000000" w:rsidDel="00000000" w:rsidP="00000000" w:rsidRDefault="00000000" w:rsidRPr="00000000" w14:paraId="000004AC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</w:t>
        <w:tab/>
        <w:t xml:space="preserve">conteggio = conteggio + 1</w:t>
      </w:r>
    </w:p>
    <w:p w:rsidR="00000000" w:rsidDel="00000000" w:rsidP="00000000" w:rsidRDefault="00000000" w:rsidRPr="00000000" w14:paraId="000004AD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return conteggio</w:t>
      </w:r>
    </w:p>
    <w:p w:rsidR="00000000" w:rsidDel="00000000" w:rsidP="00000000" w:rsidRDefault="00000000" w:rsidRPr="00000000" w14:paraId="000004AE">
      <w:pPr>
        <w:ind w:left="50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ind w:left="5040" w:firstLine="0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>
          <w:b w:val="1"/>
          <w:b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num_prenot_rifiutate_ristorante_nel_periodo(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ind w:left="4320" w:firstLine="0"/>
        <w:rPr>
          <w:color w:val="999999"/>
          <w:shd w:fill="efefef" w:val="clear"/>
        </w:rPr>
      </w:pPr>
      <w:r w:rsidDel="00000000" w:rsidR="00000000" w:rsidRPr="00000000">
        <w:rPr>
          <w:color w:val="999999"/>
          <w:shd w:fill="efefef" w:val="clear"/>
          <w:rtl w:val="0"/>
        </w:rPr>
        <w:t xml:space="preserve">r: Ristorante, </w:t>
      </w:r>
    </w:p>
    <w:p w:rsidR="00000000" w:rsidDel="00000000" w:rsidP="00000000" w:rsidRDefault="00000000" w:rsidRPr="00000000" w14:paraId="000004B2">
      <w:pPr>
        <w:ind w:left="4320" w:firstLine="0"/>
        <w:rPr>
          <w:color w:val="999999"/>
          <w:shd w:fill="efefef" w:val="clear"/>
        </w:rPr>
      </w:pPr>
      <w:r w:rsidDel="00000000" w:rsidR="00000000" w:rsidRPr="00000000">
        <w:rPr>
          <w:color w:val="999999"/>
          <w:shd w:fill="efefef" w:val="clear"/>
          <w:rtl w:val="0"/>
        </w:rPr>
        <w:t xml:space="preserve">d_iniz</w:t>
      </w:r>
      <w:r w:rsidDel="00000000" w:rsidR="00000000" w:rsidRPr="00000000">
        <w:rPr>
          <w:color w:val="999999"/>
          <w:shd w:fill="efefef" w:val="clear"/>
          <w:rtl w:val="0"/>
        </w:rPr>
        <w:t xml:space="preserve"> : </w:t>
      </w:r>
      <w:r w:rsidDel="00000000" w:rsidR="00000000" w:rsidRPr="00000000">
        <w:rPr>
          <w:color w:val="999999"/>
          <w:shd w:fill="efefef" w:val="clear"/>
          <w:rtl w:val="0"/>
        </w:rPr>
        <w:t xml:space="preserve">DataOra,</w:t>
      </w:r>
      <w:r w:rsidDel="00000000" w:rsidR="00000000" w:rsidRPr="00000000">
        <w:rPr>
          <w:color w:val="999999"/>
          <w:shd w:fill="efefef" w:val="clear"/>
          <w:rtl w:val="0"/>
        </w:rPr>
        <w:t xml:space="preserve"> </w:t>
      </w:r>
    </w:p>
    <w:p w:rsidR="00000000" w:rsidDel="00000000" w:rsidP="00000000" w:rsidRDefault="00000000" w:rsidRPr="00000000" w14:paraId="000004B3">
      <w:pPr>
        <w:ind w:left="4320" w:firstLine="0"/>
        <w:rPr>
          <w:color w:val="999999"/>
          <w:shd w:fill="efefef" w:val="clear"/>
        </w:rPr>
      </w:pPr>
      <w:r w:rsidDel="00000000" w:rsidR="00000000" w:rsidRPr="00000000">
        <w:rPr>
          <w:color w:val="999999"/>
          <w:shd w:fill="efefef" w:val="clear"/>
          <w:rtl w:val="0"/>
        </w:rPr>
        <w:t xml:space="preserve">d_fine : </w:t>
      </w:r>
      <w:r w:rsidDel="00000000" w:rsidR="00000000" w:rsidRPr="00000000">
        <w:rPr>
          <w:color w:val="999999"/>
          <w:shd w:fill="efefef" w:val="clear"/>
          <w:rtl w:val="0"/>
        </w:rPr>
        <w:t xml:space="preserve">DataOra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ind w:left="4320" w:firstLine="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hd w:fill="efefef" w:val="clear"/>
          <w:rtl w:val="0"/>
        </w:rPr>
        <w:t xml:space="preserve">) : Intero&gt;=0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dato un ristorante calcolare il numero di prenotazioni rifiutate da quel ristorante nel periodo indicato</w:t>
      </w:r>
    </w:p>
    <w:p w:rsidR="00000000" w:rsidDel="00000000" w:rsidP="00000000" w:rsidRDefault="00000000" w:rsidRPr="00000000" w14:paraId="000004B6">
      <w:pPr>
        <w:numPr>
          <w:ilvl w:val="0"/>
          <w:numId w:val="23"/>
        </w:numPr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precondizioni: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d_fine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&gt; 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d_iniz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numPr>
          <w:ilvl w:val="0"/>
          <w:numId w:val="23"/>
        </w:numPr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postcondizioni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:</w:t>
      </w:r>
    </w:p>
    <w:p w:rsidR="00000000" w:rsidDel="00000000" w:rsidP="00000000" w:rsidRDefault="00000000" w:rsidRPr="00000000" w14:paraId="000004B8">
      <w:pPr>
        <w:numPr>
          <w:ilvl w:val="1"/>
          <w:numId w:val="23"/>
        </w:numPr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l’operazione non modifica il livello estensionale degli oggetti</w:t>
      </w:r>
    </w:p>
    <w:p w:rsidR="00000000" w:rsidDel="00000000" w:rsidP="00000000" w:rsidRDefault="00000000" w:rsidRPr="00000000" w14:paraId="000004B9">
      <w:pPr>
        <w:numPr>
          <w:ilvl w:val="1"/>
          <w:numId w:val="23"/>
        </w:numPr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Il risultato result è così definito:</w:t>
      </w:r>
    </w:p>
    <w:p w:rsidR="00000000" w:rsidDel="00000000" w:rsidP="00000000" w:rsidRDefault="00000000" w:rsidRPr="00000000" w14:paraId="000004BA">
      <w:pPr>
        <w:numPr>
          <w:ilvl w:val="2"/>
          <w:numId w:val="23"/>
        </w:numPr>
        <w:ind w:left="216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Sia P l’insieme degli oggetti p:Rifiutata tali che </w:t>
      </w:r>
    </w:p>
    <w:p w:rsidR="00000000" w:rsidDel="00000000" w:rsidP="00000000" w:rsidRDefault="00000000" w:rsidRPr="00000000" w14:paraId="000004BB">
      <w:pPr>
        <w:numPr>
          <w:ilvl w:val="3"/>
          <w:numId w:val="23"/>
        </w:numPr>
        <w:ind w:left="288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esiste il link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(r,p):ris_pren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AND </w:t>
      </w:r>
    </w:p>
    <w:p w:rsidR="00000000" w:rsidDel="00000000" w:rsidP="00000000" w:rsidRDefault="00000000" w:rsidRPr="00000000" w14:paraId="000004BC">
      <w:pPr>
        <w:numPr>
          <w:ilvl w:val="3"/>
          <w:numId w:val="23"/>
        </w:numPr>
        <w:ind w:left="288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d_iniz &lt;=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p.data_ora_prenotata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&lt;= d_fine</w:t>
      </w:r>
    </w:p>
    <w:p w:rsidR="00000000" w:rsidDel="00000000" w:rsidP="00000000" w:rsidRDefault="00000000" w:rsidRPr="00000000" w14:paraId="000004BD">
      <w:pPr>
        <w:numPr>
          <w:ilvl w:val="2"/>
          <w:numId w:val="23"/>
        </w:numPr>
        <w:ind w:left="216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Sia result il numero di elementi di P (cardinalità di P, |P|)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891999413"/>
          <w:dropDownList w:lastValue="da ricontrollare insieme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3d3d3d"/>
              <w:shd w:fill="dab8ff" w:val="clear"/>
            </w:rPr>
            <w:t xml:space="preserve">da ricontrollare insieme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jc w:val="right"/>
        <w:rPr>
          <w:b w:val="1"/>
          <w:bCs w:val="1"/>
        </w:rPr>
      </w:pPr>
      <w:hyperlink r:id="rId57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Esubalew Grappasonni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# N21</w:t>
      </w:r>
    </w:p>
    <w:p w:rsidR="00000000" w:rsidDel="00000000" w:rsidP="00000000" w:rsidRDefault="00000000" w:rsidRPr="00000000" w14:paraId="000004C2">
      <w:pPr>
        <w:pStyle w:val="Heading4"/>
        <w:spacing w:after="0" w:before="0" w:lineRule="auto"/>
        <w:rPr>
          <w:b w:val="1"/>
          <w:bCs w:val="1"/>
          <w:color w:val="000000"/>
        </w:rPr>
      </w:pPr>
      <w:bookmarkStart w:colFirst="0" w:colLast="0" w:name="_easu49s6999q" w:id="98"/>
      <w:bookmarkEnd w:id="98"/>
      <w:r w:rsidDel="00000000" w:rsidR="00000000" w:rsidRPr="00000000">
        <w:rPr>
          <w:b w:val="1"/>
          <w:bCs w:val="1"/>
          <w:color w:val="000000"/>
          <w:rtl w:val="0"/>
        </w:rPr>
        <w:t xml:space="preserve">num_prenot_rifiutate_ristorante_nel_periodo(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ind w:left="43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r: Ristorante, </w:t>
      </w:r>
    </w:p>
    <w:p w:rsidR="00000000" w:rsidDel="00000000" w:rsidP="00000000" w:rsidRDefault="00000000" w:rsidRPr="00000000" w14:paraId="000004C4">
      <w:pPr>
        <w:ind w:left="43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d_iniz</w:t>
      </w:r>
      <w:r w:rsidDel="00000000" w:rsidR="00000000" w:rsidRPr="00000000">
        <w:rPr>
          <w:sz w:val="24"/>
          <w:szCs w:val="24"/>
          <w:rtl w:val="0"/>
        </w:rPr>
        <w:t xml:space="preserve"> : datetime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C5">
      <w:pPr>
        <w:ind w:left="43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d_fine : datetime</w:t>
      </w:r>
    </w:p>
    <w:p w:rsidR="00000000" w:rsidDel="00000000" w:rsidP="00000000" w:rsidRDefault="00000000" w:rsidRPr="00000000" w14:paraId="000004C6">
      <w:pPr>
        <w:ind w:left="43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: </w:t>
      </w:r>
      <w:r w:rsidDel="00000000" w:rsidR="00000000" w:rsidRPr="00000000">
        <w:rPr>
          <w:sz w:val="24"/>
          <w:szCs w:val="24"/>
          <w:rtl w:val="0"/>
        </w:rPr>
        <w:t xml:space="preserve">IntGEZ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C7">
      <w:pPr>
        <w:jc w:val="both"/>
        <w:rPr>
          <w:sz w:val="24"/>
          <w:szCs w:val="24"/>
        </w:rPr>
      </w:pPr>
      <w:sdt>
        <w:sdtPr>
          <w:alias w:val="Stato revisione"/>
          <w:id w:val="399681407"/>
          <w:dropDownList w:lastValue="Da revisionare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5a3286"/>
              <w:shd w:fill="e6cff2" w:val="clear"/>
            </w:rPr>
            <w:t xml:space="preserve">Da revisionare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algoritmo: </w:t>
        <w:tab/>
      </w:r>
    </w:p>
    <w:p w:rsidR="00000000" w:rsidDel="00000000" w:rsidP="00000000" w:rsidRDefault="00000000" w:rsidRPr="00000000" w14:paraId="000004C9">
      <w:pPr>
        <w:ind w:firstLine="720"/>
        <w:rPr/>
      </w:pPr>
      <w:r w:rsidDel="00000000" w:rsidR="00000000" w:rsidRPr="00000000">
        <w:rPr>
          <w:b w:val="1"/>
          <w:bCs w:val="1"/>
          <w:color w:val="0b5394"/>
          <w:rtl w:val="0"/>
        </w:rPr>
        <w:t xml:space="preserve">   </w:t>
      </w:r>
      <w:r w:rsidDel="00000000" w:rsidR="00000000" w:rsidRPr="00000000">
        <w:rPr>
          <w:rtl w:val="0"/>
        </w:rPr>
        <w:t xml:space="preserve">  se </w:t>
      </w:r>
      <w:r w:rsidDel="00000000" w:rsidR="00000000" w:rsidRPr="00000000">
        <w:rPr>
          <w:rtl w:val="0"/>
        </w:rPr>
        <w:t xml:space="preserve">d_inizio</w:t>
      </w:r>
      <w:r w:rsidDel="00000000" w:rsidR="00000000" w:rsidRPr="00000000">
        <w:rPr>
          <w:rtl w:val="0"/>
        </w:rPr>
        <w:t xml:space="preserve"> &lt;= </w:t>
      </w:r>
      <w:r w:rsidDel="00000000" w:rsidR="00000000" w:rsidRPr="00000000">
        <w:rPr>
          <w:rtl w:val="0"/>
        </w:rPr>
        <w:t xml:space="preserve">d_fin</w:t>
      </w: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4CA">
      <w:pPr>
        <w:ind w:left="720" w:firstLine="720"/>
        <w:rPr/>
      </w:pPr>
      <w:r w:rsidDel="00000000" w:rsidR="00000000" w:rsidRPr="00000000">
        <w:rPr>
          <w:rtl w:val="0"/>
        </w:rPr>
        <w:t xml:space="preserve">return ERRORE</w:t>
      </w:r>
    </w:p>
    <w:p w:rsidR="00000000" w:rsidDel="00000000" w:rsidP="00000000" w:rsidRDefault="00000000" w:rsidRPr="00000000" w14:paraId="000004CB">
      <w:pPr>
        <w:ind w:firstLine="72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CC">
      <w:pPr>
        <w:ind w:firstLine="720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n_rifiutati</w:t>
      </w:r>
      <w:r w:rsidDel="00000000" w:rsidR="00000000" w:rsidRPr="00000000">
        <w:rPr>
          <w:rtl w:val="0"/>
        </w:rPr>
        <w:t xml:space="preserve"> = 0</w:t>
      </w:r>
    </w:p>
    <w:p w:rsidR="00000000" w:rsidDel="00000000" w:rsidP="00000000" w:rsidRDefault="00000000" w:rsidRPr="00000000" w14:paraId="000004CD">
      <w:pPr>
        <w:ind w:firstLine="720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4CE">
      <w:pPr>
        <w:ind w:firstLine="720"/>
        <w:rPr/>
      </w:pPr>
      <w:r w:rsidDel="00000000" w:rsidR="00000000" w:rsidRPr="00000000">
        <w:rPr>
          <w:rtl w:val="0"/>
        </w:rPr>
        <w:t xml:space="preserve">   per ogni p:Rifiutata  in P:</w:t>
      </w:r>
    </w:p>
    <w:p w:rsidR="00000000" w:rsidDel="00000000" w:rsidP="00000000" w:rsidRDefault="00000000" w:rsidRPr="00000000" w14:paraId="000004CF">
      <w:pPr>
        <w:ind w:firstLine="72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  <w:t xml:space="preserve">            se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d_iniz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&lt;=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p.data_ora_prenotata</w:t>
      </w:r>
      <w:r w:rsidDel="00000000" w:rsidR="00000000" w:rsidRPr="00000000">
        <w:rPr>
          <w:color w:val="990000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&lt;= d_fine</w:t>
      </w:r>
    </w:p>
    <w:p w:rsidR="00000000" w:rsidDel="00000000" w:rsidP="00000000" w:rsidRDefault="00000000" w:rsidRPr="00000000" w14:paraId="000004D0">
      <w:pPr>
        <w:ind w:firstLine="72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           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n_rifiutati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=+ 1</w:t>
      </w:r>
    </w:p>
    <w:p w:rsidR="00000000" w:rsidDel="00000000" w:rsidP="00000000" w:rsidRDefault="00000000" w:rsidRPr="00000000" w14:paraId="000004D1">
      <w:pPr>
        <w:ind w:firstLine="720"/>
        <w:rPr/>
      </w:pPr>
      <w:r w:rsidDel="00000000" w:rsidR="00000000" w:rsidRPr="00000000">
        <w:rPr>
          <w:rtl w:val="0"/>
        </w:rPr>
        <w:t xml:space="preserve">   return </w:t>
      </w:r>
      <w:r w:rsidDel="00000000" w:rsidR="00000000" w:rsidRPr="00000000">
        <w:rPr>
          <w:rtl w:val="0"/>
        </w:rPr>
        <w:t xml:space="preserve">n_rifiutati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>
          <w:b w:val="1"/>
          <w:b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num_prenotazioni_effetuate_da cliente_nel_periodo(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ind w:left="3600" w:firstLine="720"/>
        <w:rPr>
          <w:color w:val="999999"/>
          <w:shd w:fill="efefef" w:val="clear"/>
        </w:rPr>
      </w:pPr>
      <w:r w:rsidDel="00000000" w:rsidR="00000000" w:rsidRPr="00000000">
        <w:rPr>
          <w:color w:val="999999"/>
          <w:shd w:fill="efefef" w:val="clear"/>
          <w:rtl w:val="0"/>
        </w:rPr>
        <w:t xml:space="preserve">c: Cliente, </w:t>
      </w:r>
    </w:p>
    <w:p w:rsidR="00000000" w:rsidDel="00000000" w:rsidP="00000000" w:rsidRDefault="00000000" w:rsidRPr="00000000" w14:paraId="000004D6">
      <w:pPr>
        <w:ind w:left="3600" w:firstLine="720"/>
        <w:rPr>
          <w:color w:val="999999"/>
          <w:shd w:fill="efefef" w:val="clear"/>
        </w:rPr>
      </w:pPr>
      <w:r w:rsidDel="00000000" w:rsidR="00000000" w:rsidRPr="00000000">
        <w:rPr>
          <w:color w:val="999999"/>
          <w:shd w:fill="efefef" w:val="clear"/>
          <w:rtl w:val="0"/>
        </w:rPr>
        <w:t xml:space="preserve">d_iniz : </w:t>
      </w:r>
      <w:r w:rsidDel="00000000" w:rsidR="00000000" w:rsidRPr="00000000">
        <w:rPr>
          <w:color w:val="999999"/>
          <w:shd w:fill="efefef" w:val="clear"/>
          <w:rtl w:val="0"/>
        </w:rPr>
        <w:t xml:space="preserve">DataOra,</w:t>
      </w:r>
      <w:r w:rsidDel="00000000" w:rsidR="00000000" w:rsidRPr="00000000">
        <w:rPr>
          <w:color w:val="999999"/>
          <w:shd w:fill="efefef" w:val="clear"/>
          <w:rtl w:val="0"/>
        </w:rPr>
        <w:t xml:space="preserve"> </w:t>
      </w:r>
    </w:p>
    <w:p w:rsidR="00000000" w:rsidDel="00000000" w:rsidP="00000000" w:rsidRDefault="00000000" w:rsidRPr="00000000" w14:paraId="000004D7">
      <w:pPr>
        <w:ind w:left="3600" w:firstLine="720"/>
        <w:rPr>
          <w:color w:val="999999"/>
          <w:shd w:fill="efefef" w:val="clear"/>
        </w:rPr>
      </w:pPr>
      <w:r w:rsidDel="00000000" w:rsidR="00000000" w:rsidRPr="00000000">
        <w:rPr>
          <w:color w:val="999999"/>
          <w:shd w:fill="efefef" w:val="clear"/>
          <w:rtl w:val="0"/>
        </w:rPr>
        <w:t xml:space="preserve">d_fine : </w:t>
      </w:r>
      <w:r w:rsidDel="00000000" w:rsidR="00000000" w:rsidRPr="00000000">
        <w:rPr>
          <w:color w:val="999999"/>
          <w:shd w:fill="efefef" w:val="clear"/>
          <w:rtl w:val="0"/>
        </w:rPr>
        <w:t xml:space="preserve">DataOra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ind w:left="3600" w:firstLine="72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hd w:fill="efefef" w:val="clear"/>
          <w:rtl w:val="0"/>
        </w:rPr>
        <w:t xml:space="preserve">) : Intero &gt;=0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>
          <w:i w:val="1"/>
          <w:i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Dato un cliente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c:Cliente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  il numero di prenotazioni effettuate verso Ristorante e che ha un link  r:Ristorante  ∈ data_inizio&lt;=periodo&lt;=data_fine</w:t>
      </w:r>
    </w:p>
    <w:p w:rsidR="00000000" w:rsidDel="00000000" w:rsidP="00000000" w:rsidRDefault="00000000" w:rsidRPr="00000000" w14:paraId="000004DA">
      <w:pPr>
        <w:numPr>
          <w:ilvl w:val="0"/>
          <w:numId w:val="32"/>
        </w:numPr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Pre Condizioni:</w:t>
      </w:r>
    </w:p>
    <w:p w:rsidR="00000000" w:rsidDel="00000000" w:rsidP="00000000" w:rsidRDefault="00000000" w:rsidRPr="00000000" w14:paraId="000004DB">
      <w:pPr>
        <w:numPr>
          <w:ilvl w:val="1"/>
          <w:numId w:val="32"/>
        </w:numPr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d_fine &gt; =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d_inizio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     </w:t>
      </w:r>
    </w:p>
    <w:p w:rsidR="00000000" w:rsidDel="00000000" w:rsidP="00000000" w:rsidRDefault="00000000" w:rsidRPr="00000000" w14:paraId="000004DC">
      <w:pPr>
        <w:numPr>
          <w:ilvl w:val="0"/>
          <w:numId w:val="32"/>
        </w:numPr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Post Condizioni:</w:t>
      </w:r>
    </w:p>
    <w:p w:rsidR="00000000" w:rsidDel="00000000" w:rsidP="00000000" w:rsidRDefault="00000000" w:rsidRPr="00000000" w14:paraId="000004DD">
      <w:pPr>
        <w:numPr>
          <w:ilvl w:val="1"/>
          <w:numId w:val="32"/>
        </w:numPr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l'operazione non cambia il livello estensionale dei dati</w:t>
        <w:tab/>
      </w:r>
    </w:p>
    <w:p w:rsidR="00000000" w:rsidDel="00000000" w:rsidP="00000000" w:rsidRDefault="00000000" w:rsidRPr="00000000" w14:paraId="000004DE">
      <w:pPr>
        <w:numPr>
          <w:ilvl w:val="1"/>
          <w:numId w:val="32"/>
        </w:numPr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il risultato sia result definito come l'insieme P p:prenotazione tali che|</w:t>
      </w:r>
    </w:p>
    <w:p w:rsidR="00000000" w:rsidDel="00000000" w:rsidP="00000000" w:rsidRDefault="00000000" w:rsidRPr="00000000" w14:paraId="000004DF">
      <w:pPr>
        <w:numPr>
          <w:ilvl w:val="2"/>
          <w:numId w:val="32"/>
        </w:numPr>
        <w:ind w:left="216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esiste un link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(c,p):cl_pren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numPr>
          <w:ilvl w:val="2"/>
          <w:numId w:val="32"/>
        </w:numPr>
        <w:ind w:left="216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p.data_inizio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&lt;=p.data_prenotata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&lt;=p.data_fine</w:t>
      </w:r>
    </w:p>
    <w:p w:rsidR="00000000" w:rsidDel="00000000" w:rsidP="00000000" w:rsidRDefault="00000000" w:rsidRPr="00000000" w14:paraId="000004E1">
      <w:pPr>
        <w:ind w:left="1440" w:firstLine="72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result = |P| </w:t>
      </w:r>
    </w:p>
    <w:p w:rsidR="00000000" w:rsidDel="00000000" w:rsidP="00000000" w:rsidRDefault="00000000" w:rsidRPr="00000000" w14:paraId="000004E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1085747440"/>
          <w:dropDownList w:lastValue="da ricontrollare insieme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3d3d3d"/>
              <w:shd w:fill="dab8ff" w:val="clear"/>
            </w:rPr>
            <w:t xml:space="preserve">da ricontrollare insieme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jc w:val="right"/>
        <w:rPr>
          <w:b w:val="1"/>
          <w:bCs w:val="1"/>
        </w:rPr>
      </w:pPr>
      <w:hyperlink r:id="rId58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Lisa Bandinelli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# N22</w:t>
      </w:r>
    </w:p>
    <w:p w:rsidR="00000000" w:rsidDel="00000000" w:rsidP="00000000" w:rsidRDefault="00000000" w:rsidRPr="00000000" w14:paraId="000004E6">
      <w:pPr>
        <w:jc w:val="both"/>
        <w:rPr>
          <w:sz w:val="24"/>
          <w:szCs w:val="24"/>
        </w:rPr>
      </w:pPr>
      <w:sdt>
        <w:sdtPr>
          <w:alias w:val="Stato revisione"/>
          <w:id w:val="-369993236"/>
          <w:dropDownList w:lastValue="Da revisionare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5a3286"/>
              <w:shd w:fill="e6cff2" w:val="clear"/>
            </w:rPr>
            <w:t xml:space="preserve">Da revisionare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algoritmo: </w:t>
        <w:tab/>
      </w:r>
    </w:p>
    <w:p w:rsidR="00000000" w:rsidDel="00000000" w:rsidP="00000000" w:rsidRDefault="00000000" w:rsidRPr="00000000" w14:paraId="000004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num_prenotazioni_effettuate_da_cliente_nel_periodo(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4E9">
      <w:pPr>
        <w:ind w:left="5040" w:firstLine="720"/>
        <w:rPr/>
      </w:pPr>
      <w:r w:rsidDel="00000000" w:rsidR="00000000" w:rsidRPr="00000000">
        <w:rPr>
          <w:rtl w:val="0"/>
        </w:rPr>
        <w:t xml:space="preserve">c: Cliente,</w:t>
      </w:r>
    </w:p>
    <w:p w:rsidR="00000000" w:rsidDel="00000000" w:rsidP="00000000" w:rsidRDefault="00000000" w:rsidRPr="00000000" w14:paraId="000004EA">
      <w:pPr>
        <w:ind w:left="720" w:firstLine="0"/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ab/>
        <w:tab/>
        <w:tab/>
        <w:t xml:space="preserve">d_iniz: Datetime,</w:t>
      </w:r>
    </w:p>
    <w:p w:rsidR="00000000" w:rsidDel="00000000" w:rsidP="00000000" w:rsidRDefault="00000000" w:rsidRPr="00000000" w14:paraId="000004EB">
      <w:pPr>
        <w:ind w:left="720" w:firstLine="0"/>
        <w:rPr/>
      </w:pPr>
      <w:r w:rsidDel="00000000" w:rsidR="00000000" w:rsidRPr="00000000">
        <w:rPr>
          <w:rtl w:val="0"/>
        </w:rPr>
        <w:t xml:space="preserve">    </w:t>
        <w:tab/>
        <w:tab/>
        <w:tab/>
        <w:tab/>
        <w:tab/>
        <w:tab/>
        <w:tab/>
        <w:t xml:space="preserve">d_fine: Datetime</w:t>
      </w:r>
    </w:p>
    <w:p w:rsidR="00000000" w:rsidDel="00000000" w:rsidP="00000000" w:rsidRDefault="00000000" w:rsidRPr="00000000" w14:paraId="000004EC">
      <w:pPr>
        <w:ind w:left="5040"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0"/>
        </w:rPr>
        <w:t xml:space="preserve">IntGEZ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se d_fine &lt;= </w:t>
      </w:r>
      <w:r w:rsidDel="00000000" w:rsidR="00000000" w:rsidRPr="00000000">
        <w:rPr>
          <w:rtl w:val="0"/>
        </w:rPr>
        <w:t xml:space="preserve">d_inizio: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EE">
      <w:pPr>
        <w:spacing w:line="360" w:lineRule="auto"/>
        <w:ind w:left="720" w:firstLine="720"/>
        <w:rPr/>
      </w:pPr>
      <w:r w:rsidDel="00000000" w:rsidR="00000000" w:rsidRPr="00000000">
        <w:rPr>
          <w:rtl w:val="0"/>
        </w:rPr>
        <w:t xml:space="preserve">return ERRORE</w:t>
      </w:r>
    </w:p>
    <w:p w:rsidR="00000000" w:rsidDel="00000000" w:rsidP="00000000" w:rsidRDefault="00000000" w:rsidRPr="00000000" w14:paraId="000004EF">
      <w:pPr>
        <w:spacing w:line="360" w:lineRule="auto"/>
        <w:rPr/>
      </w:pPr>
      <w:r w:rsidDel="00000000" w:rsidR="00000000" w:rsidRPr="00000000">
        <w:rPr>
          <w:rtl w:val="0"/>
        </w:rPr>
        <w:tab/>
        <w:t xml:space="preserve">altrimenti:</w:t>
      </w:r>
    </w:p>
    <w:p w:rsidR="00000000" w:rsidDel="00000000" w:rsidP="00000000" w:rsidRDefault="00000000" w:rsidRPr="00000000" w14:paraId="000004F0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PE = {}</w:t>
      </w:r>
    </w:p>
    <w:p w:rsidR="00000000" w:rsidDel="00000000" w:rsidP="00000000" w:rsidRDefault="00000000" w:rsidRPr="00000000" w14:paraId="000004F1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per ogni l in </w:t>
      </w:r>
      <w:r w:rsidDel="00000000" w:rsidR="00000000" w:rsidRPr="00000000">
        <w:rPr>
          <w:rtl w:val="0"/>
        </w:rPr>
        <w:t xml:space="preserve">c.cl_pren: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ab/>
        <w:t xml:space="preserve">se </w:t>
      </w:r>
      <w:r w:rsidDel="00000000" w:rsidR="00000000" w:rsidRPr="00000000">
        <w:rPr>
          <w:rtl w:val="0"/>
        </w:rPr>
        <w:t xml:space="preserve">d_iniz</w:t>
      </w:r>
      <w:r w:rsidDel="00000000" w:rsidR="00000000" w:rsidRPr="00000000">
        <w:rPr>
          <w:rtl w:val="0"/>
        </w:rPr>
        <w:t xml:space="preserve"> &lt;= </w:t>
      </w:r>
      <w:r w:rsidDel="00000000" w:rsidR="00000000" w:rsidRPr="00000000">
        <w:rPr>
          <w:rtl w:val="0"/>
        </w:rPr>
        <w:t xml:space="preserve">l.prenotazione.istante_creazione</w:t>
      </w:r>
      <w:r w:rsidDel="00000000" w:rsidR="00000000" w:rsidRPr="00000000">
        <w:rPr>
          <w:rtl w:val="0"/>
        </w:rPr>
        <w:t xml:space="preserve"> &lt;= </w:t>
      </w:r>
      <w:r w:rsidDel="00000000" w:rsidR="00000000" w:rsidRPr="00000000">
        <w:rPr>
          <w:rtl w:val="0"/>
        </w:rPr>
        <w:t xml:space="preserve">d_fine: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 </w:t>
        <w:tab/>
        <w:tab/>
        <w:t xml:space="preserve">PE.add(l)</w:t>
      </w:r>
    </w:p>
    <w:p w:rsidR="00000000" w:rsidDel="00000000" w:rsidP="00000000" w:rsidRDefault="00000000" w:rsidRPr="00000000" w14:paraId="000004F4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 |PE| == 0: result None</w:t>
      </w:r>
    </w:p>
    <w:p w:rsidR="00000000" w:rsidDel="00000000" w:rsidP="00000000" w:rsidRDefault="00000000" w:rsidRPr="00000000" w14:paraId="000004F5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return |PE|</w:t>
      </w:r>
    </w:p>
    <w:p w:rsidR="00000000" w:rsidDel="00000000" w:rsidP="00000000" w:rsidRDefault="00000000" w:rsidRPr="00000000" w14:paraId="000004F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ind w:left="57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>
          <w:b w:val="1"/>
          <w:b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num_prenotazioni_effettuate_da cliente_nel_periodo_nel_ristorante(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ind w:left="6480" w:firstLine="0"/>
        <w:rPr>
          <w:color w:val="999999"/>
          <w:shd w:fill="efefef" w:val="clear"/>
        </w:rPr>
      </w:pPr>
      <w:r w:rsidDel="00000000" w:rsidR="00000000" w:rsidRPr="00000000">
        <w:rPr>
          <w:color w:val="999999"/>
          <w:shd w:fill="efefef" w:val="clear"/>
          <w:rtl w:val="0"/>
        </w:rPr>
        <w:t xml:space="preserve">c: Cliente, </w:t>
      </w:r>
    </w:p>
    <w:p w:rsidR="00000000" w:rsidDel="00000000" w:rsidP="00000000" w:rsidRDefault="00000000" w:rsidRPr="00000000" w14:paraId="000004FB">
      <w:pPr>
        <w:ind w:left="6480" w:firstLine="0"/>
        <w:rPr>
          <w:color w:val="999999"/>
          <w:shd w:fill="efefef" w:val="clear"/>
        </w:rPr>
      </w:pPr>
      <w:r w:rsidDel="00000000" w:rsidR="00000000" w:rsidRPr="00000000">
        <w:rPr>
          <w:color w:val="999999"/>
          <w:shd w:fill="efefef" w:val="clear"/>
          <w:rtl w:val="0"/>
        </w:rPr>
        <w:t xml:space="preserve">r: Ristorante, </w:t>
      </w:r>
    </w:p>
    <w:p w:rsidR="00000000" w:rsidDel="00000000" w:rsidP="00000000" w:rsidRDefault="00000000" w:rsidRPr="00000000" w14:paraId="000004FC">
      <w:pPr>
        <w:ind w:left="6480" w:firstLine="0"/>
        <w:rPr>
          <w:color w:val="999999"/>
          <w:shd w:fill="efefef" w:val="clear"/>
        </w:rPr>
      </w:pPr>
      <w:r w:rsidDel="00000000" w:rsidR="00000000" w:rsidRPr="00000000">
        <w:rPr>
          <w:color w:val="999999"/>
          <w:shd w:fill="efefef" w:val="clear"/>
          <w:rtl w:val="0"/>
        </w:rPr>
        <w:t xml:space="preserve">d_iniz</w:t>
      </w:r>
      <w:r w:rsidDel="00000000" w:rsidR="00000000" w:rsidRPr="00000000">
        <w:rPr>
          <w:color w:val="999999"/>
          <w:shd w:fill="efefef" w:val="clear"/>
          <w:rtl w:val="0"/>
        </w:rPr>
        <w:t xml:space="preserve"> : </w:t>
      </w:r>
      <w:r w:rsidDel="00000000" w:rsidR="00000000" w:rsidRPr="00000000">
        <w:rPr>
          <w:color w:val="999999"/>
          <w:shd w:fill="efefef" w:val="clear"/>
          <w:rtl w:val="0"/>
        </w:rPr>
        <w:t xml:space="preserve">DataOra,</w:t>
      </w:r>
      <w:r w:rsidDel="00000000" w:rsidR="00000000" w:rsidRPr="00000000">
        <w:rPr>
          <w:color w:val="999999"/>
          <w:shd w:fill="efefef" w:val="clear"/>
          <w:rtl w:val="0"/>
        </w:rPr>
        <w:t xml:space="preserve"> </w:t>
      </w:r>
    </w:p>
    <w:p w:rsidR="00000000" w:rsidDel="00000000" w:rsidP="00000000" w:rsidRDefault="00000000" w:rsidRPr="00000000" w14:paraId="000004FD">
      <w:pPr>
        <w:ind w:left="6480" w:firstLine="0"/>
        <w:rPr>
          <w:color w:val="999999"/>
          <w:shd w:fill="efefef" w:val="clear"/>
        </w:rPr>
      </w:pPr>
      <w:r w:rsidDel="00000000" w:rsidR="00000000" w:rsidRPr="00000000">
        <w:rPr>
          <w:color w:val="999999"/>
          <w:shd w:fill="efefef" w:val="clear"/>
          <w:rtl w:val="0"/>
        </w:rPr>
        <w:t xml:space="preserve">d_fine</w:t>
      </w:r>
      <w:r w:rsidDel="00000000" w:rsidR="00000000" w:rsidRPr="00000000">
        <w:rPr>
          <w:color w:val="999999"/>
          <w:shd w:fill="efefef" w:val="clear"/>
          <w:rtl w:val="0"/>
        </w:rPr>
        <w:t xml:space="preserve"> : </w:t>
      </w:r>
      <w:r w:rsidDel="00000000" w:rsidR="00000000" w:rsidRPr="00000000">
        <w:rPr>
          <w:color w:val="999999"/>
          <w:shd w:fill="efefef" w:val="clear"/>
          <w:rtl w:val="0"/>
        </w:rPr>
        <w:t xml:space="preserve">DataOra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ind w:left="6480" w:firstLine="0"/>
        <w:rPr>
          <w:color w:val="999999"/>
          <w:sz w:val="24"/>
          <w:szCs w:val="24"/>
          <w:shd w:fill="efefef" w:val="clear"/>
        </w:rPr>
      </w:pPr>
      <w:r w:rsidDel="00000000" w:rsidR="00000000" w:rsidRPr="00000000">
        <w:rPr>
          <w:color w:val="999999"/>
          <w:shd w:fill="efefef" w:val="clear"/>
          <w:rtl w:val="0"/>
        </w:rPr>
        <w:t xml:space="preserve">) : Intero &gt;=0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Dato un cliente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c:Cliente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e r:Ristorante,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calcolare il numero di prenotazioni effettuate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da </w:t>
      </w:r>
      <w:r w:rsidDel="00000000" w:rsidR="00000000" w:rsidRPr="00000000">
        <w:rPr>
          <w:rFonts w:ascii="Roboto Mono" w:cs="Roboto Mono" w:eastAsia="Roboto Mono" w:hAnsi="Roboto Mono"/>
          <w:color w:val="999999"/>
          <w:sz w:val="20"/>
          <w:szCs w:val="20"/>
          <w:shd w:fill="efefef" w:val="clear"/>
          <w:rtl w:val="0"/>
        </w:rPr>
        <w:t xml:space="preserve">c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:Cliente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presso r:Ristorante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nel periodo compreso 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d_iniz,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d_fine compreso gli estremi</w:t>
      </w:r>
    </w:p>
    <w:p w:rsidR="00000000" w:rsidDel="00000000" w:rsidP="00000000" w:rsidRDefault="00000000" w:rsidRPr="00000000" w14:paraId="00000500">
      <w:pPr>
        <w:numPr>
          <w:ilvl w:val="0"/>
          <w:numId w:val="3"/>
        </w:numPr>
        <w:spacing w:line="360" w:lineRule="auto"/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Precondizioni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:</w:t>
      </w:r>
    </w:p>
    <w:p w:rsidR="00000000" w:rsidDel="00000000" w:rsidP="00000000" w:rsidRDefault="00000000" w:rsidRPr="00000000" w14:paraId="00000501">
      <w:pPr>
        <w:numPr>
          <w:ilvl w:val="1"/>
          <w:numId w:val="3"/>
        </w:numPr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d_fine &gt;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d_inizo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numPr>
          <w:ilvl w:val="0"/>
          <w:numId w:val="3"/>
        </w:numPr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Postcondizioni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:</w:t>
      </w:r>
    </w:p>
    <w:p w:rsidR="00000000" w:rsidDel="00000000" w:rsidP="00000000" w:rsidRDefault="00000000" w:rsidRPr="00000000" w14:paraId="00000503">
      <w:pPr>
        <w:numPr>
          <w:ilvl w:val="1"/>
          <w:numId w:val="3"/>
        </w:numPr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L’operazione non modifica il livello estensionale degli oggetti</w:t>
        <w:br w:type="textWrapping"/>
        <w:t xml:space="preserve">Il risultato result è definito come segue:</w:t>
      </w:r>
    </w:p>
    <w:p w:rsidR="00000000" w:rsidDel="00000000" w:rsidP="00000000" w:rsidRDefault="00000000" w:rsidRPr="00000000" w14:paraId="00000504">
      <w:pPr>
        <w:numPr>
          <w:ilvl w:val="2"/>
          <w:numId w:val="3"/>
        </w:numPr>
        <w:ind w:left="216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Sia P l’insieme degli oggetti p: Prenotazione tali che:</w:t>
      </w:r>
    </w:p>
    <w:p w:rsidR="00000000" w:rsidDel="00000000" w:rsidP="00000000" w:rsidRDefault="00000000" w:rsidRPr="00000000" w14:paraId="00000505">
      <w:pPr>
        <w:numPr>
          <w:ilvl w:val="4"/>
          <w:numId w:val="3"/>
        </w:numPr>
        <w:ind w:left="360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esiste il link (c, p): cli_pren</w:t>
      </w:r>
    </w:p>
    <w:p w:rsidR="00000000" w:rsidDel="00000000" w:rsidP="00000000" w:rsidRDefault="00000000" w:rsidRPr="00000000" w14:paraId="00000506">
      <w:pPr>
        <w:numPr>
          <w:ilvl w:val="4"/>
          <w:numId w:val="3"/>
        </w:numPr>
        <w:ind w:left="360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esiste il link (r, p): ris_pren (la prenotazione p è destinata al ristorante r)</w:t>
      </w:r>
    </w:p>
    <w:p w:rsidR="00000000" w:rsidDel="00000000" w:rsidP="00000000" w:rsidRDefault="00000000" w:rsidRPr="00000000" w14:paraId="00000507">
      <w:pPr>
        <w:numPr>
          <w:ilvl w:val="4"/>
          <w:numId w:val="3"/>
        </w:numPr>
        <w:ind w:left="3600" w:hanging="360"/>
        <w:rPr>
          <w:b w:val="1"/>
          <w:b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sz w:val="20"/>
          <w:szCs w:val="20"/>
          <w:shd w:fill="efefef" w:val="clear"/>
          <w:rtl w:val="0"/>
        </w:rPr>
        <w:t xml:space="preserve">d_iniz ≤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p.data_ora_prenotata</w:t>
      </w:r>
      <w:r w:rsidDel="00000000" w:rsidR="00000000" w:rsidRPr="00000000">
        <w:rPr>
          <w:rFonts w:ascii="Arial Unicode MS" w:cs="Arial Unicode MS" w:eastAsia="Arial Unicode MS" w:hAnsi="Arial Unicode MS"/>
          <w:color w:val="999999"/>
          <w:sz w:val="20"/>
          <w:szCs w:val="20"/>
          <w:shd w:fill="efefef" w:val="clear"/>
          <w:rtl w:val="0"/>
        </w:rPr>
        <w:t xml:space="preserve"> ≤ d_fine</w:t>
      </w:r>
    </w:p>
    <w:p w:rsidR="00000000" w:rsidDel="00000000" w:rsidP="00000000" w:rsidRDefault="00000000" w:rsidRPr="00000000" w14:paraId="00000508">
      <w:pPr>
        <w:numPr>
          <w:ilvl w:val="1"/>
          <w:numId w:val="3"/>
        </w:numPr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result = |P| (cardinalità dell’insieme P, cioè il numero di prenotazioni trovate)</w:t>
      </w:r>
    </w:p>
    <w:p w:rsidR="00000000" w:rsidDel="00000000" w:rsidP="00000000" w:rsidRDefault="00000000" w:rsidRPr="00000000" w14:paraId="00000509">
      <w:pPr>
        <w:ind w:left="1440" w:firstLine="0"/>
        <w:rPr>
          <w:shd w:fill="ffebe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400066189"/>
          <w:dropDownList w:lastValue="da ricontrollare insieme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3d3d3d"/>
              <w:shd w:fill="dab8ff" w:val="clear"/>
            </w:rPr>
            <w:t xml:space="preserve">da ricontrollare insieme</w:t>
          </w:r>
        </w:sdtContent>
      </w:sdt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0B">
      <w:pPr>
        <w:jc w:val="right"/>
        <w:rPr>
          <w:b w:val="1"/>
          <w:bCs w:val="1"/>
        </w:rPr>
      </w:pPr>
      <w:hyperlink r:id="rId59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Mattia Cona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# N23</w:t>
      </w:r>
    </w:p>
    <w:p w:rsidR="00000000" w:rsidDel="00000000" w:rsidP="00000000" w:rsidRDefault="00000000" w:rsidRPr="00000000" w14:paraId="0000050D">
      <w:pPr>
        <w:pStyle w:val="Heading4"/>
        <w:spacing w:after="0" w:before="0" w:lineRule="auto"/>
        <w:rPr>
          <w:b w:val="1"/>
          <w:bCs w:val="1"/>
          <w:color w:val="000000"/>
        </w:rPr>
      </w:pPr>
      <w:bookmarkStart w:colFirst="0" w:colLast="0" w:name="_ezp1jz1zezd6" w:id="99"/>
      <w:bookmarkEnd w:id="99"/>
      <w:r w:rsidDel="00000000" w:rsidR="00000000" w:rsidRPr="00000000">
        <w:rPr>
          <w:b w:val="1"/>
          <w:bCs w:val="1"/>
          <w:color w:val="000000"/>
          <w:rtl w:val="0"/>
        </w:rPr>
        <w:t xml:space="preserve">num_prenotazioni_effettuate_da cliente_nel_periodo_nel_ristorante(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ind w:left="648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c: Cliente, </w:t>
      </w:r>
    </w:p>
    <w:p w:rsidR="00000000" w:rsidDel="00000000" w:rsidP="00000000" w:rsidRDefault="00000000" w:rsidRPr="00000000" w14:paraId="0000050F">
      <w:pPr>
        <w:ind w:left="648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r: Ristorante, </w:t>
      </w:r>
    </w:p>
    <w:p w:rsidR="00000000" w:rsidDel="00000000" w:rsidP="00000000" w:rsidRDefault="00000000" w:rsidRPr="00000000" w14:paraId="00000510">
      <w:pPr>
        <w:ind w:left="648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d_iniz</w:t>
      </w:r>
      <w:r w:rsidDel="00000000" w:rsidR="00000000" w:rsidRPr="00000000">
        <w:rPr>
          <w:sz w:val="24"/>
          <w:szCs w:val="24"/>
          <w:rtl w:val="0"/>
        </w:rPr>
        <w:t xml:space="preserve"> : datetime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11">
      <w:pPr>
        <w:ind w:left="648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d_fine</w:t>
      </w:r>
      <w:r w:rsidDel="00000000" w:rsidR="00000000" w:rsidRPr="00000000">
        <w:rPr>
          <w:sz w:val="24"/>
          <w:szCs w:val="24"/>
          <w:rtl w:val="0"/>
        </w:rPr>
        <w:t xml:space="preserve"> : datetime</w:t>
      </w:r>
    </w:p>
    <w:p w:rsidR="00000000" w:rsidDel="00000000" w:rsidP="00000000" w:rsidRDefault="00000000" w:rsidRPr="00000000" w14:paraId="00000512">
      <w:pPr>
        <w:ind w:left="648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: </w:t>
      </w:r>
      <w:r w:rsidDel="00000000" w:rsidR="00000000" w:rsidRPr="00000000">
        <w:rPr>
          <w:sz w:val="24"/>
          <w:szCs w:val="24"/>
          <w:rtl w:val="0"/>
        </w:rPr>
        <w:t xml:space="preserve">IntGEZ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13">
      <w:pPr>
        <w:jc w:val="both"/>
        <w:rPr>
          <w:sz w:val="24"/>
          <w:szCs w:val="24"/>
        </w:rPr>
      </w:pPr>
      <w:sdt>
        <w:sdtPr>
          <w:alias w:val="Stato revisione"/>
          <w:id w:val="-1521860889"/>
          <w:dropDownList w:lastValue="Da terminare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753800"/>
              <w:shd w:fill="ffc8aa" w:val="clear"/>
            </w:rPr>
            <w:t xml:space="preserve">Da terminare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algoritmo: </w:t>
        <w:tab/>
      </w:r>
    </w:p>
    <w:p w:rsidR="00000000" w:rsidDel="00000000" w:rsidP="00000000" w:rsidRDefault="00000000" w:rsidRPr="00000000" w14:paraId="00000515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  d_fine&lt;=d_inizio</w:t>
      </w:r>
    </w:p>
    <w:p w:rsidR="00000000" w:rsidDel="00000000" w:rsidP="00000000" w:rsidRDefault="00000000" w:rsidRPr="00000000" w14:paraId="00000516">
      <w:pPr>
        <w:spacing w:line="360" w:lineRule="auto"/>
        <w:ind w:left="720" w:firstLine="720"/>
        <w:rPr/>
      </w:pPr>
      <w:r w:rsidDel="00000000" w:rsidR="00000000" w:rsidRPr="00000000">
        <w:rPr>
          <w:rtl w:val="0"/>
        </w:rPr>
        <w:t xml:space="preserve">ritorna</w:t>
      </w:r>
      <w:r w:rsidDel="00000000" w:rsidR="00000000" w:rsidRPr="00000000">
        <w:rPr>
          <w:rtl w:val="0"/>
        </w:rPr>
        <w:t xml:space="preserve"> errore</w:t>
      </w:r>
    </w:p>
    <w:p w:rsidR="00000000" w:rsidDel="00000000" w:rsidP="00000000" w:rsidRDefault="00000000" w:rsidRPr="00000000" w14:paraId="00000517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p=[]</w:t>
      </w:r>
    </w:p>
    <w:p w:rsidR="00000000" w:rsidDel="00000000" w:rsidP="00000000" w:rsidRDefault="00000000" w:rsidRPr="00000000" w14:paraId="00000518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p per ogni  p in c.cli_pre:</w:t>
      </w:r>
    </w:p>
    <w:p w:rsidR="00000000" w:rsidDel="00000000" w:rsidP="00000000" w:rsidRDefault="00000000" w:rsidRPr="00000000" w14:paraId="00000519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ab/>
        <w:t xml:space="preserve">se p.risto=r</w:t>
      </w:r>
    </w:p>
    <w:p w:rsidR="00000000" w:rsidDel="00000000" w:rsidP="00000000" w:rsidRDefault="00000000" w:rsidRPr="00000000" w14:paraId="0000051A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ab/>
        <w:t xml:space="preserve">(aggiungere)</w:t>
      </w:r>
    </w:p>
    <w:p w:rsidR="00000000" w:rsidDel="00000000" w:rsidP="00000000" w:rsidRDefault="00000000" w:rsidRPr="00000000" w14:paraId="0000051B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51C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           </w:t>
        <w:tab/>
      </w:r>
      <w:r w:rsidDel="00000000" w:rsidR="00000000" w:rsidRPr="00000000">
        <w:rPr>
          <w:rtl w:val="0"/>
        </w:rPr>
        <w:t xml:space="preserve">p.data_ora_prenotata</w:t>
      </w:r>
      <w:r w:rsidDel="00000000" w:rsidR="00000000" w:rsidRPr="00000000">
        <w:rPr>
          <w:rtl w:val="0"/>
        </w:rPr>
        <w:t xml:space="preserve"> compresa tra </w:t>
      </w:r>
      <w:r w:rsidDel="00000000" w:rsidR="00000000" w:rsidRPr="00000000">
        <w:rPr>
          <w:rtl w:val="0"/>
        </w:rPr>
        <w:t xml:space="preserve">d_inizio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tl w:val="0"/>
        </w:rPr>
        <w:t xml:space="preserve">d_fine)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ab/>
        <w:tab/>
        <w:t xml:space="preserve">result = numero elementi della lista p</w:t>
      </w:r>
    </w:p>
    <w:p w:rsidR="00000000" w:rsidDel="00000000" w:rsidP="00000000" w:rsidRDefault="00000000" w:rsidRPr="00000000" w14:paraId="0000051E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tl w:val="0"/>
        </w:rPr>
        <w:t xml:space="preserve">ritorna</w:t>
      </w:r>
      <w:r w:rsidDel="00000000" w:rsidR="00000000" w:rsidRPr="00000000">
        <w:rPr>
          <w:rtl w:val="0"/>
        </w:rPr>
        <w:t xml:space="preserve"> result</w:t>
      </w:r>
    </w:p>
    <w:p w:rsidR="00000000" w:rsidDel="00000000" w:rsidP="00000000" w:rsidRDefault="00000000" w:rsidRPr="00000000" w14:paraId="0000051F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pStyle w:val="Heading3"/>
        <w:rPr>
          <w:b w:val="1"/>
          <w:bCs w:val="1"/>
        </w:rPr>
      </w:pPr>
      <w:bookmarkStart w:colFirst="0" w:colLast="0" w:name="_p8mjia1wkmjh" w:id="100"/>
      <w:bookmarkEnd w:id="100"/>
      <w:r w:rsidDel="00000000" w:rsidR="00000000" w:rsidRPr="00000000">
        <w:rPr>
          <w:b w:val="1"/>
          <w:bCs w:val="1"/>
          <w:color w:val="000000"/>
          <w:rtl w:val="0"/>
        </w:rPr>
        <w:t xml:space="preserve">2.3.6. Specifica dello use-case </w:t>
      </w:r>
      <w:hyperlink r:id="rId6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Gestione Ubicazione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>
          <w:b w:val="1"/>
          <w:b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creazione_citta(nome: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 Stringa, reg: Regione) : 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Citta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numPr>
          <w:ilvl w:val="0"/>
          <w:numId w:val="26"/>
        </w:numPr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pre-condizioni:</w:t>
      </w:r>
    </w:p>
    <w:p w:rsidR="00000000" w:rsidDel="00000000" w:rsidP="00000000" w:rsidRDefault="00000000" w:rsidRPr="00000000" w14:paraId="00000524">
      <w:pPr>
        <w:numPr>
          <w:ilvl w:val="1"/>
          <w:numId w:val="26"/>
        </w:numPr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non esiste c:Citta tale che c.nome = nome e (c,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reg):cit_reg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numPr>
          <w:ilvl w:val="0"/>
          <w:numId w:val="26"/>
        </w:numPr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post-condizioni:</w:t>
      </w:r>
    </w:p>
    <w:p w:rsidR="00000000" w:rsidDel="00000000" w:rsidP="00000000" w:rsidRDefault="00000000" w:rsidRPr="00000000" w14:paraId="00000526">
      <w:pPr>
        <w:numPr>
          <w:ilvl w:val="1"/>
          <w:numId w:val="26"/>
        </w:numPr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viene creata un'istanza di c:Citta con c.nome = nome;</w:t>
      </w:r>
    </w:p>
    <w:p w:rsidR="00000000" w:rsidDel="00000000" w:rsidP="00000000" w:rsidRDefault="00000000" w:rsidRPr="00000000" w14:paraId="00000527">
      <w:pPr>
        <w:numPr>
          <w:ilvl w:val="1"/>
          <w:numId w:val="26"/>
        </w:numPr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viene creato il link (c, reg):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cit_reg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</w:t>
      </w:r>
    </w:p>
    <w:p w:rsidR="00000000" w:rsidDel="00000000" w:rsidP="00000000" w:rsidRDefault="00000000" w:rsidRPr="00000000" w14:paraId="00000528">
      <w:pPr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-1451687577"/>
          <w:dropDownList w:lastValue="da ricontrollare insieme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3d3d3d"/>
              <w:shd w:fill="dab8ff" w:val="clear"/>
            </w:rPr>
            <w:t xml:space="preserve">da ricontrollare insieme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jc w:val="right"/>
        <w:rPr>
          <w:b w:val="1"/>
          <w:bCs w:val="1"/>
        </w:rPr>
      </w:pPr>
      <w:hyperlink r:id="rId61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Cecile Mbazoa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# N24</w:t>
      </w:r>
    </w:p>
    <w:p w:rsidR="00000000" w:rsidDel="00000000" w:rsidP="00000000" w:rsidRDefault="00000000" w:rsidRPr="00000000" w14:paraId="0000052B">
      <w:pPr>
        <w:pStyle w:val="Heading4"/>
        <w:spacing w:after="0" w:before="0" w:lineRule="auto"/>
        <w:rPr>
          <w:b w:val="1"/>
          <w:bCs w:val="1"/>
          <w:color w:val="000000"/>
        </w:rPr>
      </w:pPr>
      <w:bookmarkStart w:colFirst="0" w:colLast="0" w:name="_6mlrwq35ngly" w:id="101"/>
      <w:bookmarkEnd w:id="101"/>
      <w:r w:rsidDel="00000000" w:rsidR="00000000" w:rsidRPr="00000000">
        <w:rPr>
          <w:b w:val="1"/>
          <w:bCs w:val="1"/>
          <w:color w:val="000000"/>
          <w:rtl w:val="0"/>
        </w:rPr>
        <w:t xml:space="preserve">creazione_citta(nome: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str, reg: Regione) :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Citta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52C">
      <w:pPr>
        <w:jc w:val="both"/>
        <w:rPr/>
      </w:pPr>
      <w:sdt>
        <w:sdtPr>
          <w:alias w:val="Stato revisione"/>
          <w:id w:val="1238604370"/>
          <w:dropDownList w:lastValue="Da revisionare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5a3286"/>
              <w:shd w:fill="e6cff2" w:val="clear"/>
            </w:rPr>
            <w:t xml:space="preserve">Da revisionare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b w:val="1"/>
          <w:bCs w:val="1"/>
          <w:rtl w:val="0"/>
        </w:rPr>
        <w:t xml:space="preserve">algoritmo: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for c in citta:</w:t>
      </w:r>
    </w:p>
    <w:p w:rsidR="00000000" w:rsidDel="00000000" w:rsidP="00000000" w:rsidRDefault="00000000" w:rsidRPr="00000000" w14:paraId="0000052F">
      <w:pPr>
        <w:spacing w:line="360" w:lineRule="auto"/>
        <w:ind w:left="720" w:firstLine="720"/>
        <w:rPr/>
      </w:pPr>
      <w:r w:rsidDel="00000000" w:rsidR="00000000" w:rsidRPr="00000000">
        <w:rPr>
          <w:rtl w:val="0"/>
        </w:rPr>
        <w:t xml:space="preserve">se c.nom == </w:t>
      </w:r>
      <w:r w:rsidDel="00000000" w:rsidR="00000000" w:rsidRPr="00000000">
        <w:rPr>
          <w:rtl w:val="0"/>
        </w:rPr>
        <w:t xml:space="preserve">nome</w:t>
      </w:r>
      <w:r w:rsidDel="00000000" w:rsidR="00000000" w:rsidRPr="00000000">
        <w:rPr>
          <w:rtl w:val="0"/>
        </w:rPr>
        <w:t xml:space="preserve"> and (c,reg) in </w:t>
      </w:r>
      <w:r w:rsidDel="00000000" w:rsidR="00000000" w:rsidRPr="00000000">
        <w:rPr>
          <w:rtl w:val="0"/>
        </w:rPr>
        <w:t xml:space="preserve">cit_reg: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spacing w:line="360" w:lineRule="auto"/>
        <w:ind w:left="1440" w:firstLine="720"/>
        <w:rPr/>
      </w:pPr>
      <w:r w:rsidDel="00000000" w:rsidR="00000000" w:rsidRPr="00000000">
        <w:rPr>
          <w:rtl w:val="0"/>
        </w:rPr>
        <w:t xml:space="preserve">ERRORE</w:t>
      </w:r>
    </w:p>
    <w:p w:rsidR="00000000" w:rsidDel="00000000" w:rsidP="00000000" w:rsidRDefault="00000000" w:rsidRPr="00000000" w14:paraId="00000531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crea </w:t>
      </w:r>
      <w:r w:rsidDel="00000000" w:rsidR="00000000" w:rsidRPr="00000000">
        <w:rPr>
          <w:rtl w:val="0"/>
        </w:rPr>
        <w:t xml:space="preserve">nuova_citta</w:t>
      </w:r>
      <w:r w:rsidDel="00000000" w:rsidR="00000000" w:rsidRPr="00000000">
        <w:rPr>
          <w:rtl w:val="0"/>
        </w:rPr>
        <w:t xml:space="preserve"> = Citta()</w:t>
      </w:r>
    </w:p>
    <w:p w:rsidR="00000000" w:rsidDel="00000000" w:rsidP="00000000" w:rsidRDefault="00000000" w:rsidRPr="00000000" w14:paraId="00000532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nuova_citta.nome</w:t>
      </w:r>
      <w:r w:rsidDel="00000000" w:rsidR="00000000" w:rsidRPr="00000000">
        <w:rPr>
          <w:rtl w:val="0"/>
        </w:rPr>
        <w:t xml:space="preserve"> = nome</w:t>
      </w:r>
    </w:p>
    <w:p w:rsidR="00000000" w:rsidDel="00000000" w:rsidP="00000000" w:rsidRDefault="00000000" w:rsidRPr="00000000" w14:paraId="00000533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nuova_citta</w:t>
      </w:r>
      <w:r w:rsidDel="00000000" w:rsidR="00000000" w:rsidRPr="00000000">
        <w:rPr>
          <w:rtl w:val="0"/>
        </w:rPr>
        <w:t xml:space="preserve"> aggiungo citta</w:t>
      </w:r>
    </w:p>
    <w:p w:rsidR="00000000" w:rsidDel="00000000" w:rsidP="00000000" w:rsidRDefault="00000000" w:rsidRPr="00000000" w14:paraId="00000534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crea </w:t>
      </w:r>
      <w:r w:rsidDel="00000000" w:rsidR="00000000" w:rsidRPr="00000000">
        <w:rPr>
          <w:rtl w:val="0"/>
        </w:rPr>
        <w:t xml:space="preserve">(nuova_citta,</w:t>
      </w:r>
      <w:r w:rsidDel="00000000" w:rsidR="00000000" w:rsidRPr="00000000">
        <w:rPr>
          <w:rtl w:val="0"/>
        </w:rPr>
        <w:t xml:space="preserve"> reg) : </w:t>
      </w:r>
      <w:r w:rsidDel="00000000" w:rsidR="00000000" w:rsidRPr="00000000">
        <w:rPr>
          <w:rtl w:val="0"/>
        </w:rPr>
        <w:t xml:space="preserve">cit_reg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spacing w:line="360" w:lineRule="auto"/>
        <w:ind w:left="720" w:firstLine="720"/>
        <w:rPr/>
      </w:pPr>
      <w:r w:rsidDel="00000000" w:rsidR="00000000" w:rsidRPr="00000000">
        <w:rPr>
          <w:rtl w:val="0"/>
        </w:rPr>
        <w:t xml:space="preserve">result = </w:t>
      </w:r>
      <w:r w:rsidDel="00000000" w:rsidR="00000000" w:rsidRPr="00000000">
        <w:rPr>
          <w:rtl w:val="0"/>
        </w:rPr>
        <w:t xml:space="preserve">nuova_citta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ind w:firstLine="72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>
          <w:b w:val="1"/>
          <w:b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creazione_regione(nome: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 Stringa, naz: Nazione) : Regione</w:t>
      </w:r>
    </w:p>
    <w:p w:rsidR="00000000" w:rsidDel="00000000" w:rsidP="00000000" w:rsidRDefault="00000000" w:rsidRPr="00000000" w14:paraId="00000539">
      <w:pPr>
        <w:numPr>
          <w:ilvl w:val="0"/>
          <w:numId w:val="16"/>
        </w:numPr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pre-condizioni:</w:t>
      </w:r>
    </w:p>
    <w:p w:rsidR="00000000" w:rsidDel="00000000" w:rsidP="00000000" w:rsidRDefault="00000000" w:rsidRPr="00000000" w14:paraId="0000053A">
      <w:pPr>
        <w:numPr>
          <w:ilvl w:val="1"/>
          <w:numId w:val="16"/>
        </w:numPr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non esiste r:Regione tale che r.nome = nome e (r, naz):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reg_naz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numPr>
          <w:ilvl w:val="0"/>
          <w:numId w:val="16"/>
        </w:numPr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post-condizioni:</w:t>
      </w:r>
    </w:p>
    <w:p w:rsidR="00000000" w:rsidDel="00000000" w:rsidP="00000000" w:rsidRDefault="00000000" w:rsidRPr="00000000" w14:paraId="0000053C">
      <w:pPr>
        <w:numPr>
          <w:ilvl w:val="1"/>
          <w:numId w:val="16"/>
        </w:numPr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viene creata un’istanza di r:Regione con c.nome = nome;</w:t>
      </w:r>
    </w:p>
    <w:p w:rsidR="00000000" w:rsidDel="00000000" w:rsidP="00000000" w:rsidRDefault="00000000" w:rsidRPr="00000000" w14:paraId="0000053D">
      <w:pPr>
        <w:numPr>
          <w:ilvl w:val="1"/>
          <w:numId w:val="16"/>
        </w:numPr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viene creato il lin (r, naz):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reg_naz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-1554873533"/>
          <w:dropDownList w:lastValue="da ricontrollare insieme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3d3d3d"/>
              <w:shd w:fill="dab8ff" w:val="clear"/>
            </w:rPr>
            <w:t xml:space="preserve">da ricontrollare insieme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jc w:val="right"/>
        <w:rPr>
          <w:b w:val="1"/>
          <w:bCs w:val="1"/>
        </w:rPr>
      </w:pPr>
      <w:hyperlink r:id="rId62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Lisa Bandinelli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# N25</w:t>
      </w:r>
    </w:p>
    <w:p w:rsidR="00000000" w:rsidDel="00000000" w:rsidP="00000000" w:rsidRDefault="00000000" w:rsidRPr="00000000" w14:paraId="00000542">
      <w:pPr>
        <w:pStyle w:val="Heading4"/>
        <w:spacing w:after="0" w:before="0" w:lineRule="auto"/>
        <w:rPr>
          <w:b w:val="1"/>
          <w:bCs w:val="1"/>
          <w:color w:val="000000"/>
        </w:rPr>
      </w:pPr>
      <w:bookmarkStart w:colFirst="0" w:colLast="0" w:name="_w2bpl4cqu81f" w:id="102"/>
      <w:bookmarkEnd w:id="102"/>
      <w:r w:rsidDel="00000000" w:rsidR="00000000" w:rsidRPr="00000000">
        <w:rPr>
          <w:b w:val="1"/>
          <w:bCs w:val="1"/>
          <w:color w:val="000000"/>
          <w:rtl w:val="0"/>
        </w:rPr>
        <w:t xml:space="preserve">creazione_regione(nome: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str, naz: Nazione) : Regione</w:t>
      </w:r>
    </w:p>
    <w:p w:rsidR="00000000" w:rsidDel="00000000" w:rsidP="00000000" w:rsidRDefault="00000000" w:rsidRPr="00000000" w14:paraId="00000543">
      <w:pPr>
        <w:jc w:val="both"/>
        <w:rPr/>
      </w:pPr>
      <w:sdt>
        <w:sdtPr>
          <w:alias w:val="Stato revisione"/>
          <w:id w:val="1760578362"/>
          <w:dropDownList w:lastValue="Da revisionare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5a3286"/>
              <w:shd w:fill="e6cff2" w:val="clear"/>
            </w:rPr>
            <w:t xml:space="preserve">Da revisionare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algoritmo: </w:t>
      </w:r>
    </w:p>
    <w:p w:rsidR="00000000" w:rsidDel="00000000" w:rsidP="00000000" w:rsidRDefault="00000000" w:rsidRPr="00000000" w14:paraId="00000545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for r in Regione:</w:t>
      </w:r>
    </w:p>
    <w:p w:rsidR="00000000" w:rsidDel="00000000" w:rsidP="00000000" w:rsidRDefault="00000000" w:rsidRPr="00000000" w14:paraId="00000546">
      <w:pPr>
        <w:spacing w:line="360" w:lineRule="auto"/>
        <w:rPr/>
      </w:pPr>
      <w:r w:rsidDel="00000000" w:rsidR="00000000" w:rsidRPr="00000000">
        <w:rPr>
          <w:rtl w:val="0"/>
        </w:rPr>
        <w:tab/>
        <w:tab/>
        <w:t xml:space="preserve">se r.nome == nome and (r, naz) in reg_naz: </w:t>
      </w:r>
    </w:p>
    <w:p w:rsidR="00000000" w:rsidDel="00000000" w:rsidP="00000000" w:rsidRDefault="00000000" w:rsidRPr="00000000" w14:paraId="00000547">
      <w:pPr>
        <w:spacing w:line="360" w:lineRule="auto"/>
        <w:ind w:left="720" w:firstLine="720"/>
        <w:rPr/>
      </w:pPr>
      <w:r w:rsidDel="00000000" w:rsidR="00000000" w:rsidRPr="00000000">
        <w:rPr>
          <w:rtl w:val="0"/>
        </w:rPr>
        <w:t xml:space="preserve">return ERRORE</w:t>
      </w:r>
    </w:p>
    <w:p w:rsidR="00000000" w:rsidDel="00000000" w:rsidP="00000000" w:rsidRDefault="00000000" w:rsidRPr="00000000" w14:paraId="00000548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r = Regione()</w:t>
      </w:r>
    </w:p>
    <w:p w:rsidR="00000000" w:rsidDel="00000000" w:rsidP="00000000" w:rsidRDefault="00000000" w:rsidRPr="00000000" w14:paraId="00000549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r.nome = nome </w:t>
      </w:r>
    </w:p>
    <w:p w:rsidR="00000000" w:rsidDel="00000000" w:rsidP="00000000" w:rsidRDefault="00000000" w:rsidRPr="00000000" w14:paraId="0000054A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aggiungi (r, naz) a </w:t>
      </w:r>
      <w:r w:rsidDel="00000000" w:rsidR="00000000" w:rsidRPr="00000000">
        <w:rPr>
          <w:rtl w:val="0"/>
        </w:rPr>
        <w:t xml:space="preserve">reg_naz: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ab/>
        <w:t xml:space="preserve">result = r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>
          <w:b w:val="1"/>
          <w:b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creazione_nazione(nome: Stringa) : Nazione</w:t>
      </w:r>
    </w:p>
    <w:p w:rsidR="00000000" w:rsidDel="00000000" w:rsidP="00000000" w:rsidRDefault="00000000" w:rsidRPr="00000000" w14:paraId="00000550">
      <w:pPr>
        <w:numPr>
          <w:ilvl w:val="0"/>
          <w:numId w:val="33"/>
        </w:numPr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precondizioni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:</w:t>
      </w:r>
    </w:p>
    <w:p w:rsidR="00000000" w:rsidDel="00000000" w:rsidP="00000000" w:rsidRDefault="00000000" w:rsidRPr="00000000" w14:paraId="00000551">
      <w:pPr>
        <w:numPr>
          <w:ilvl w:val="1"/>
          <w:numId w:val="33"/>
        </w:numPr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non deve esistere un oggetto n:Nazione( un oggetto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n di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classe Nazione) con il valore per attribuito nome uguale a “ name” ,(n.nome = name)</w:t>
      </w:r>
    </w:p>
    <w:p w:rsidR="00000000" w:rsidDel="00000000" w:rsidP="00000000" w:rsidRDefault="00000000" w:rsidRPr="00000000" w14:paraId="00000552">
      <w:pPr>
        <w:numPr>
          <w:ilvl w:val="0"/>
          <w:numId w:val="33"/>
        </w:numPr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Postcondizioni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:</w:t>
      </w:r>
    </w:p>
    <w:p w:rsidR="00000000" w:rsidDel="00000000" w:rsidP="00000000" w:rsidRDefault="00000000" w:rsidRPr="00000000" w14:paraId="00000553">
      <w:pPr>
        <w:numPr>
          <w:ilvl w:val="1"/>
          <w:numId w:val="33"/>
        </w:numPr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il risultato result è così definito:</w:t>
      </w:r>
    </w:p>
    <w:p w:rsidR="00000000" w:rsidDel="00000000" w:rsidP="00000000" w:rsidRDefault="00000000" w:rsidRPr="00000000" w14:paraId="00000554">
      <w:pPr>
        <w:numPr>
          <w:ilvl w:val="1"/>
          <w:numId w:val="33"/>
        </w:numPr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viene creato e restituito un nuovo oggetto n:Nazione con un valore per attribuito nome uguale a “name” ( n.nazione = name)</w:t>
      </w:r>
    </w:p>
    <w:p w:rsidR="00000000" w:rsidDel="00000000" w:rsidP="00000000" w:rsidRDefault="00000000" w:rsidRPr="00000000" w14:paraId="00000555">
      <w:pPr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-2112778601"/>
          <w:dropDownList w:lastValue="da ricontrollare insieme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3d3d3d"/>
              <w:shd w:fill="dab8ff" w:val="clear"/>
            </w:rPr>
            <w:t xml:space="preserve">da ricontrollare insieme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jc w:val="right"/>
        <w:rPr>
          <w:b w:val="1"/>
          <w:bCs w:val="1"/>
        </w:rPr>
      </w:pPr>
      <w:hyperlink r:id="rId63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Nicolás VR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# N26</w:t>
      </w:r>
    </w:p>
    <w:p w:rsidR="00000000" w:rsidDel="00000000" w:rsidP="00000000" w:rsidRDefault="00000000" w:rsidRPr="00000000" w14:paraId="00000558">
      <w:pPr>
        <w:pStyle w:val="Heading4"/>
        <w:spacing w:after="0" w:before="0" w:lineRule="auto"/>
        <w:rPr>
          <w:b w:val="1"/>
          <w:bCs w:val="1"/>
          <w:color w:val="000000"/>
        </w:rPr>
      </w:pPr>
      <w:bookmarkStart w:colFirst="0" w:colLast="0" w:name="_9aup0v3lo0nm" w:id="103"/>
      <w:bookmarkEnd w:id="103"/>
      <w:r w:rsidDel="00000000" w:rsidR="00000000" w:rsidRPr="00000000">
        <w:rPr>
          <w:b w:val="1"/>
          <w:bCs w:val="1"/>
          <w:color w:val="000000"/>
          <w:rtl w:val="0"/>
        </w:rPr>
        <w:t xml:space="preserve">creazione_nazione(nome: str) : Nazione</w:t>
      </w:r>
    </w:p>
    <w:p w:rsidR="00000000" w:rsidDel="00000000" w:rsidP="00000000" w:rsidRDefault="00000000" w:rsidRPr="00000000" w14:paraId="00000559">
      <w:pPr>
        <w:jc w:val="both"/>
        <w:rPr>
          <w:b w:val="1"/>
          <w:bCs w:val="1"/>
        </w:rPr>
      </w:pPr>
      <w:sdt>
        <w:sdtPr>
          <w:alias w:val="Stato revisione"/>
          <w:id w:val="-1050961157"/>
          <w:dropDownList w:lastValue="Da revisionare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5a3286"/>
              <w:shd w:fill="e6cff2" w:val="clear"/>
            </w:rPr>
            <w:t xml:space="preserve">Da revisionare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algoritmo: </w:t>
      </w:r>
    </w:p>
    <w:p w:rsidR="00000000" w:rsidDel="00000000" w:rsidP="00000000" w:rsidRDefault="00000000" w:rsidRPr="00000000" w14:paraId="0000055B">
      <w:pPr>
        <w:ind w:firstLine="720"/>
        <w:rPr/>
      </w:pPr>
      <w:r w:rsidDel="00000000" w:rsidR="00000000" w:rsidRPr="00000000">
        <w:rPr>
          <w:rtl w:val="0"/>
        </w:rPr>
        <w:t xml:space="preserve">nazioni = insieme di oggetti Nazione</w:t>
      </w:r>
    </w:p>
    <w:p w:rsidR="00000000" w:rsidDel="00000000" w:rsidP="00000000" w:rsidRDefault="00000000" w:rsidRPr="00000000" w14:paraId="0000055C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per ogni n in nazioni:</w:t>
      </w:r>
    </w:p>
    <w:p w:rsidR="00000000" w:rsidDel="00000000" w:rsidP="00000000" w:rsidRDefault="00000000" w:rsidRPr="00000000" w14:paraId="0000055D">
      <w:pPr>
        <w:spacing w:line="360" w:lineRule="auto"/>
        <w:ind w:left="720" w:firstLine="720"/>
        <w:rPr/>
      </w:pPr>
      <w:r w:rsidDel="00000000" w:rsidR="00000000" w:rsidRPr="00000000">
        <w:rPr>
          <w:rtl w:val="0"/>
        </w:rPr>
        <w:t xml:space="preserve">se n.nome == nome:</w:t>
      </w:r>
    </w:p>
    <w:p w:rsidR="00000000" w:rsidDel="00000000" w:rsidP="00000000" w:rsidRDefault="00000000" w:rsidRPr="00000000" w14:paraId="0000055E">
      <w:pPr>
        <w:spacing w:line="360" w:lineRule="auto"/>
        <w:ind w:left="1440" w:firstLine="720"/>
        <w:rPr>
          <w:shd w:fill="d9ead3" w:val="clear"/>
        </w:rPr>
      </w:pPr>
      <w:r w:rsidDel="00000000" w:rsidR="00000000" w:rsidRPr="00000000">
        <w:rPr>
          <w:rtl w:val="0"/>
        </w:rPr>
        <w:t xml:space="preserve">return ERRORE  </w:t>
      </w:r>
      <w:r w:rsidDel="00000000" w:rsidR="00000000" w:rsidRPr="00000000">
        <w:rPr>
          <w:shd w:fill="d9ead3" w:val="clear"/>
          <w:rtl w:val="0"/>
        </w:rPr>
        <w:t xml:space="preserve">la nazione esiste già, non si crea nulla</w:t>
      </w:r>
    </w:p>
    <w:p w:rsidR="00000000" w:rsidDel="00000000" w:rsidP="00000000" w:rsidRDefault="00000000" w:rsidRPr="00000000" w14:paraId="0000055F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  <w:t xml:space="preserve">n = nuova Nazione()</w:t>
      </w:r>
    </w:p>
    <w:p w:rsidR="00000000" w:rsidDel="00000000" w:rsidP="00000000" w:rsidRDefault="00000000" w:rsidRPr="00000000" w14:paraId="00000560">
      <w:pPr>
        <w:spacing w:line="360" w:lineRule="auto"/>
        <w:ind w:left="720" w:firstLine="720"/>
        <w:rPr/>
      </w:pPr>
      <w:r w:rsidDel="00000000" w:rsidR="00000000" w:rsidRPr="00000000">
        <w:rPr>
          <w:rtl w:val="0"/>
        </w:rPr>
        <w:t xml:space="preserve">n.nome = nome</w:t>
      </w:r>
    </w:p>
    <w:p w:rsidR="00000000" w:rsidDel="00000000" w:rsidP="00000000" w:rsidRDefault="00000000" w:rsidRPr="00000000" w14:paraId="00000561">
      <w:pPr>
        <w:spacing w:line="360" w:lineRule="auto"/>
        <w:ind w:left="720" w:firstLine="720"/>
        <w:rPr/>
      </w:pPr>
      <w:r w:rsidDel="00000000" w:rsidR="00000000" w:rsidRPr="00000000">
        <w:rPr>
          <w:rtl w:val="0"/>
        </w:rPr>
        <w:t xml:space="preserve">return n</w:t>
      </w:r>
    </w:p>
    <w:p w:rsidR="00000000" w:rsidDel="00000000" w:rsidP="00000000" w:rsidRDefault="00000000" w:rsidRPr="00000000" w14:paraId="00000562">
      <w:pPr>
        <w:pStyle w:val="Heading3"/>
        <w:rPr>
          <w:b w:val="1"/>
          <w:bCs w:val="1"/>
        </w:rPr>
      </w:pPr>
      <w:bookmarkStart w:colFirst="0" w:colLast="0" w:name="_xo1fi9y6ft11" w:id="104"/>
      <w:bookmarkEnd w:id="104"/>
      <w:r w:rsidDel="00000000" w:rsidR="00000000" w:rsidRPr="00000000">
        <w:rPr>
          <w:b w:val="1"/>
          <w:bCs w:val="1"/>
          <w:color w:val="000000"/>
          <w:rtl w:val="0"/>
        </w:rPr>
        <w:t xml:space="preserve">2.3.7. Specifica dello use-case </w:t>
      </w:r>
      <w:hyperlink r:id="rId6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Gestione tipi cucina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>
          <w:shd w:fill="fce5c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>
          <w:b w:val="1"/>
          <w:b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creazione_tipo_cucina(nom: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 Stringa)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 : 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TipoCucina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numPr>
          <w:ilvl w:val="0"/>
          <w:numId w:val="55"/>
        </w:numPr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precondizioni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:</w:t>
      </w:r>
    </w:p>
    <w:p w:rsidR="00000000" w:rsidDel="00000000" w:rsidP="00000000" w:rsidRDefault="00000000" w:rsidRPr="00000000" w14:paraId="00000566">
      <w:pPr>
        <w:numPr>
          <w:ilvl w:val="1"/>
          <w:numId w:val="55"/>
        </w:numPr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non deve esistere un oggetto tp: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TipoCucina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(un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oggetto tp di classe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TipoCucina)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con il valore per attribuito nome uguale a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“nom” (tp.nome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= nom)</w:t>
      </w:r>
    </w:p>
    <w:p w:rsidR="00000000" w:rsidDel="00000000" w:rsidP="00000000" w:rsidRDefault="00000000" w:rsidRPr="00000000" w14:paraId="00000567">
      <w:pPr>
        <w:numPr>
          <w:ilvl w:val="0"/>
          <w:numId w:val="55"/>
        </w:numPr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postcondizioni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:</w:t>
      </w:r>
    </w:p>
    <w:p w:rsidR="00000000" w:rsidDel="00000000" w:rsidP="00000000" w:rsidRDefault="00000000" w:rsidRPr="00000000" w14:paraId="00000568">
      <w:pPr>
        <w:numPr>
          <w:ilvl w:val="1"/>
          <w:numId w:val="55"/>
        </w:numPr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il risultato result è così definito :</w:t>
      </w:r>
    </w:p>
    <w:p w:rsidR="00000000" w:rsidDel="00000000" w:rsidP="00000000" w:rsidRDefault="00000000" w:rsidRPr="00000000" w14:paraId="00000569">
      <w:pPr>
        <w:numPr>
          <w:ilvl w:val="3"/>
          <w:numId w:val="55"/>
        </w:numPr>
        <w:ind w:left="288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viene Creato e restituito un nuovo oggetto tc: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TipoCucina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con un valore per attribuito nome uguale a “nom” (tc.nome = nom)</w:t>
      </w:r>
    </w:p>
    <w:p w:rsidR="00000000" w:rsidDel="00000000" w:rsidP="00000000" w:rsidRDefault="00000000" w:rsidRPr="00000000" w14:paraId="0000056A">
      <w:pPr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-26538583"/>
          <w:dropDownList w:lastValue="da ricontrollare insieme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3d3d3d"/>
              <w:shd w:fill="dab8ff" w:val="clear"/>
            </w:rPr>
            <w:t xml:space="preserve">da ricontrollare insieme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jc w:val="right"/>
        <w:rPr>
          <w:b w:val="1"/>
          <w:bCs w:val="1"/>
        </w:rPr>
      </w:pPr>
      <w:hyperlink r:id="rId65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Cecile Mbazoa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# N27</w:t>
      </w:r>
    </w:p>
    <w:p w:rsidR="00000000" w:rsidDel="00000000" w:rsidP="00000000" w:rsidRDefault="00000000" w:rsidRPr="00000000" w14:paraId="0000056D">
      <w:pPr>
        <w:pStyle w:val="Heading4"/>
        <w:spacing w:after="0" w:before="0" w:lineRule="auto"/>
        <w:rPr>
          <w:b w:val="1"/>
          <w:bCs w:val="1"/>
          <w:color w:val="000000"/>
        </w:rPr>
      </w:pPr>
      <w:bookmarkStart w:colFirst="0" w:colLast="0" w:name="_tilv13rnrxy0" w:id="105"/>
      <w:bookmarkEnd w:id="105"/>
      <w:r w:rsidDel="00000000" w:rsidR="00000000" w:rsidRPr="00000000">
        <w:rPr>
          <w:b w:val="1"/>
          <w:bCs w:val="1"/>
          <w:color w:val="000000"/>
          <w:rtl w:val="0"/>
        </w:rPr>
        <w:t xml:space="preserve">creazione_tipo_cucina(nom: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str)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: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TipoCucina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56E">
      <w:pPr>
        <w:jc w:val="both"/>
        <w:rPr/>
      </w:pPr>
      <w:sdt>
        <w:sdtPr>
          <w:alias w:val="Stato revisione"/>
          <w:id w:val="759795493"/>
          <w:dropDownList w:lastValue="Da revisionare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5a3286"/>
              <w:shd w:fill="e6cff2" w:val="clear"/>
            </w:rPr>
            <w:t xml:space="preserve">Da revisionare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algoritmo: </w:t>
        <w:tab/>
      </w:r>
    </w:p>
    <w:p w:rsidR="00000000" w:rsidDel="00000000" w:rsidP="00000000" w:rsidRDefault="00000000" w:rsidRPr="00000000" w14:paraId="00000570">
      <w:pPr>
        <w:ind w:firstLine="720"/>
        <w:rPr/>
      </w:pPr>
      <w:r w:rsidDel="00000000" w:rsidR="00000000" w:rsidRPr="00000000">
        <w:rPr>
          <w:rtl w:val="0"/>
        </w:rPr>
        <w:t xml:space="preserve">tipi_cucina = {} </w:t>
        <w:tab/>
      </w:r>
    </w:p>
    <w:p w:rsidR="00000000" w:rsidDel="00000000" w:rsidP="00000000" w:rsidRDefault="00000000" w:rsidRPr="00000000" w14:paraId="00000571">
      <w:pPr>
        <w:ind w:firstLine="720"/>
        <w:rPr/>
      </w:pPr>
      <w:r w:rsidDel="00000000" w:rsidR="00000000" w:rsidRPr="00000000">
        <w:rPr>
          <w:rtl w:val="0"/>
        </w:rPr>
        <w:t xml:space="preserve">for tp i </w:t>
      </w:r>
      <w:r w:rsidDel="00000000" w:rsidR="00000000" w:rsidRPr="00000000">
        <w:rPr>
          <w:rtl w:val="0"/>
        </w:rPr>
        <w:t xml:space="preserve">tipi_cucina: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ind w:left="720" w:firstLine="720"/>
        <w:rPr/>
      </w:pPr>
      <w:r w:rsidDel="00000000" w:rsidR="00000000" w:rsidRPr="00000000">
        <w:rPr>
          <w:rtl w:val="0"/>
        </w:rPr>
        <w:t xml:space="preserve">se  tp.nome == nome:</w:t>
      </w:r>
    </w:p>
    <w:p w:rsidR="00000000" w:rsidDel="00000000" w:rsidP="00000000" w:rsidRDefault="00000000" w:rsidRPr="00000000" w14:paraId="00000573">
      <w:pPr>
        <w:ind w:left="720" w:firstLine="720"/>
        <w:rPr/>
      </w:pPr>
      <w:r w:rsidDel="00000000" w:rsidR="00000000" w:rsidRPr="00000000">
        <w:rPr>
          <w:rtl w:val="0"/>
        </w:rPr>
        <w:t xml:space="preserve">return ERRORE</w:t>
      </w:r>
    </w:p>
    <w:p w:rsidR="00000000" w:rsidDel="00000000" w:rsidP="00000000" w:rsidRDefault="00000000" w:rsidRPr="00000000" w14:paraId="00000574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crea tc </w:t>
      </w:r>
      <w:r w:rsidDel="00000000" w:rsidR="00000000" w:rsidRPr="00000000">
        <w:rPr>
          <w:rtl w:val="0"/>
        </w:rPr>
        <w:t xml:space="preserve">=TipoCucina()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tc.nome = nome</w:t>
      </w:r>
    </w:p>
    <w:p w:rsidR="00000000" w:rsidDel="00000000" w:rsidP="00000000" w:rsidRDefault="00000000" w:rsidRPr="00000000" w14:paraId="00000576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aggiungi tc in </w:t>
      </w:r>
      <w:r w:rsidDel="00000000" w:rsidR="00000000" w:rsidRPr="00000000">
        <w:rPr>
          <w:rtl w:val="0"/>
        </w:rPr>
        <w:t xml:space="preserve">tipi_cucina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77">
      <w:pPr>
        <w:spacing w:line="360" w:lineRule="auto"/>
        <w:ind w:left="720" w:firstLine="720"/>
        <w:rPr/>
      </w:pPr>
      <w:r w:rsidDel="00000000" w:rsidR="00000000" w:rsidRPr="00000000">
        <w:rPr>
          <w:rtl w:val="0"/>
        </w:rPr>
        <w:t xml:space="preserve">return tc</w:t>
      </w:r>
    </w:p>
    <w:p w:rsidR="00000000" w:rsidDel="00000000" w:rsidP="00000000" w:rsidRDefault="00000000" w:rsidRPr="00000000" w14:paraId="0000057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267.51968503937064" w:top="283.46456692913387" w:left="425.1968503937008" w:right="426.61417322834666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mailto:esubalewgrappasonni@gmail.com" TargetMode="External"/><Relationship Id="rId42" Type="http://schemas.openxmlformats.org/officeDocument/2006/relationships/hyperlink" Target="mailto:mattocono@gmail.com" TargetMode="External"/><Relationship Id="rId41" Type="http://schemas.openxmlformats.org/officeDocument/2006/relationships/hyperlink" Target="https://docs.google.com/document/d/1a5RvLEDbq8TguqhyBAXIA6zPl06RTMFybuNF603oZKg/edit?pli=1&amp;tab=t.0#heading=h.dqkj2q4kha3y" TargetMode="External"/><Relationship Id="rId44" Type="http://schemas.openxmlformats.org/officeDocument/2006/relationships/hyperlink" Target="mailto:nataliia.borovyk@gmail.com" TargetMode="External"/><Relationship Id="rId43" Type="http://schemas.openxmlformats.org/officeDocument/2006/relationships/hyperlink" Target="https://docs.google.com/document/d/1a5RvLEDbq8TguqhyBAXIA6zPl06RTMFybuNF603oZKg/edit?pli=1&amp;tab=t.0#heading=h.a2d96imms2tc" TargetMode="External"/><Relationship Id="rId46" Type="http://schemas.openxmlformats.org/officeDocument/2006/relationships/hyperlink" Target="mailto:chiara.macciocchi17@gmail.com" TargetMode="External"/><Relationship Id="rId45" Type="http://schemas.openxmlformats.org/officeDocument/2006/relationships/hyperlink" Target="https://docs.google.com/document/d/1a5RvLEDbq8TguqhyBAXIA6zPl06RTMFybuNF603oZKg/edit?pli=1&amp;tab=t.0#heading=h.a2d96imms2t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pc.og" TargetMode="External"/><Relationship Id="rId48" Type="http://schemas.openxmlformats.org/officeDocument/2006/relationships/hyperlink" Target="https://docs.google.com/document/d/1a5RvLEDbq8TguqhyBAXIA6zPl06RTMFybuNF603oZKg/edit?pli=1&amp;tab=t.0#heading=h.a2d96imms2tc" TargetMode="External"/><Relationship Id="rId47" Type="http://schemas.openxmlformats.org/officeDocument/2006/relationships/hyperlink" Target="mailto:cecilembazoa4@gmail.com" TargetMode="External"/><Relationship Id="rId49" Type="http://schemas.openxmlformats.org/officeDocument/2006/relationships/hyperlink" Target="mailto:nataliia.borovyk@gmail.com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chiara.macciocchi17@gmail.com" TargetMode="External"/><Relationship Id="rId8" Type="http://schemas.openxmlformats.org/officeDocument/2006/relationships/hyperlink" Target="mailto:chiara.macciocchi17@gmail.com" TargetMode="External"/><Relationship Id="rId31" Type="http://schemas.openxmlformats.org/officeDocument/2006/relationships/hyperlink" Target="https://docs.google.com/document/d/1a5RvLEDbq8TguqhyBAXIA6zPl06RTMFybuNF603oZKg/edit?pli=1&amp;tab=t.0#heading=h.8pqvucj0kpv0" TargetMode="External"/><Relationship Id="rId30" Type="http://schemas.openxmlformats.org/officeDocument/2006/relationships/hyperlink" Target="http://pc.og" TargetMode="External"/><Relationship Id="rId33" Type="http://schemas.openxmlformats.org/officeDocument/2006/relationships/hyperlink" Target="https://docs.google.com/document/d/1a5RvLEDbq8TguqhyBAXIA6zPl06RTMFybuNF603oZKg/edit?pli=1&amp;tab=t.0#heading=h.dqkj2q4kha3y" TargetMode="External"/><Relationship Id="rId32" Type="http://schemas.openxmlformats.org/officeDocument/2006/relationships/hyperlink" Target="http://pc.og" TargetMode="External"/><Relationship Id="rId35" Type="http://schemas.openxmlformats.org/officeDocument/2006/relationships/hyperlink" Target="https://docs.google.com/document/d/1a5RvLEDbq8TguqhyBAXIA6zPl06RTMFybuNF603oZKg/edit?pli=1&amp;tab=t.0#heading=h.dqkj2q4kha3y" TargetMode="External"/><Relationship Id="rId34" Type="http://schemas.openxmlformats.org/officeDocument/2006/relationships/hyperlink" Target="mailto:nataliia.borovyk@gmail.com" TargetMode="External"/><Relationship Id="rId37" Type="http://schemas.openxmlformats.org/officeDocument/2006/relationships/hyperlink" Target="mailto:chiara.macciocchi17@gmail.com" TargetMode="External"/><Relationship Id="rId36" Type="http://schemas.openxmlformats.org/officeDocument/2006/relationships/hyperlink" Target="mailto:chiara.macciocchi17@gmail.com" TargetMode="External"/><Relationship Id="rId39" Type="http://schemas.openxmlformats.org/officeDocument/2006/relationships/hyperlink" Target="https://docs.google.com/document/d/1a5RvLEDbq8TguqhyBAXIA6zPl06RTMFybuNF603oZKg/edit?pli=1&amp;tab=t.0#heading=h.dqkj2q4kha3y" TargetMode="External"/><Relationship Id="rId38" Type="http://schemas.openxmlformats.org/officeDocument/2006/relationships/hyperlink" Target="https://docs.google.com/document/d/1a5RvLEDbq8TguqhyBAXIA6zPl06RTMFybuNF603oZKg/edit?pli=1&amp;tab=t.0#heading=h.a2d96imms2tc" TargetMode="External"/><Relationship Id="rId62" Type="http://schemas.openxmlformats.org/officeDocument/2006/relationships/hyperlink" Target="mailto:bandinelli.lisa@gmail.com" TargetMode="External"/><Relationship Id="rId61" Type="http://schemas.openxmlformats.org/officeDocument/2006/relationships/hyperlink" Target="mailto:cecilembazoa4@gmail.com" TargetMode="External"/><Relationship Id="rId20" Type="http://schemas.openxmlformats.org/officeDocument/2006/relationships/hyperlink" Target="mailto:bandinelli.lisa@gmail.com" TargetMode="External"/><Relationship Id="rId64" Type="http://schemas.openxmlformats.org/officeDocument/2006/relationships/hyperlink" Target="https://docs.google.com/document/d/1a5RvLEDbq8TguqhyBAXIA6zPl06RTMFybuNF603oZKg/edit?pli=1&amp;tab=t.0#heading=h.a2d96imms2tc" TargetMode="External"/><Relationship Id="rId63" Type="http://schemas.openxmlformats.org/officeDocument/2006/relationships/hyperlink" Target="mailto:nicolasvr1988@gmail.com" TargetMode="External"/><Relationship Id="rId22" Type="http://schemas.openxmlformats.org/officeDocument/2006/relationships/hyperlink" Target="mailto:cecilembazoa4@gmail.com" TargetMode="External"/><Relationship Id="rId21" Type="http://schemas.openxmlformats.org/officeDocument/2006/relationships/hyperlink" Target="mailto:bandinelli.lisa@gmail.com" TargetMode="External"/><Relationship Id="rId65" Type="http://schemas.openxmlformats.org/officeDocument/2006/relationships/hyperlink" Target="mailto:cecilembazoa4@gmail.com" TargetMode="External"/><Relationship Id="rId24" Type="http://schemas.openxmlformats.org/officeDocument/2006/relationships/image" Target="media/image3.png"/><Relationship Id="rId23" Type="http://schemas.openxmlformats.org/officeDocument/2006/relationships/hyperlink" Target="mailto:cecilembazoa4@gmail.com" TargetMode="External"/><Relationship Id="rId60" Type="http://schemas.openxmlformats.org/officeDocument/2006/relationships/hyperlink" Target="https://docs.google.com/document/d/1a5RvLEDbq8TguqhyBAXIA6zPl06RTMFybuNF603oZKg/edit?pli=1&amp;tab=t.0#heading=h.a2d96imms2tc" TargetMode="External"/><Relationship Id="rId26" Type="http://schemas.openxmlformats.org/officeDocument/2006/relationships/hyperlink" Target="mailto:chiara.macciocchi17@gmail.com" TargetMode="External"/><Relationship Id="rId25" Type="http://schemas.openxmlformats.org/officeDocument/2006/relationships/hyperlink" Target="https://docs.google.com/document/d/1a5RvLEDbq8TguqhyBAXIA6zPl06RTMFybuNF603oZKg/edit?pli=1&amp;tab=t.0#heading=h.dqkj2q4kha3y" TargetMode="External"/><Relationship Id="rId28" Type="http://schemas.openxmlformats.org/officeDocument/2006/relationships/hyperlink" Target="mailto:nataliia.borovyk@gmail.com" TargetMode="External"/><Relationship Id="rId27" Type="http://schemas.openxmlformats.org/officeDocument/2006/relationships/hyperlink" Target="mailto:chiara.macciocchi17@gmail.com" TargetMode="External"/><Relationship Id="rId29" Type="http://schemas.openxmlformats.org/officeDocument/2006/relationships/hyperlink" Target="https://docs.google.com/document/d/1a5RvLEDbq8TguqhyBAXIA6zPl06RTMFybuNF603oZKg/edit?pli=1&amp;tab=t.0#heading=h.8pqvucj0kpv0" TargetMode="External"/><Relationship Id="rId51" Type="http://schemas.openxmlformats.org/officeDocument/2006/relationships/hyperlink" Target="mailto:mattocono@gmail.com" TargetMode="External"/><Relationship Id="rId50" Type="http://schemas.openxmlformats.org/officeDocument/2006/relationships/hyperlink" Target="mailto:nataliia.borovyk@gmail.com" TargetMode="External"/><Relationship Id="rId53" Type="http://schemas.openxmlformats.org/officeDocument/2006/relationships/hyperlink" Target="mailto:esubalewgrappasonni@gmail.com" TargetMode="External"/><Relationship Id="rId52" Type="http://schemas.openxmlformats.org/officeDocument/2006/relationships/hyperlink" Target="mailto:bandinelli.lisa@gmail.com" TargetMode="External"/><Relationship Id="rId11" Type="http://schemas.openxmlformats.org/officeDocument/2006/relationships/hyperlink" Target="mailto:bandinelli.lisa@gmail.com" TargetMode="External"/><Relationship Id="rId55" Type="http://schemas.openxmlformats.org/officeDocument/2006/relationships/hyperlink" Target="mailto:nicolasvr1988@gmail.com" TargetMode="External"/><Relationship Id="rId10" Type="http://schemas.openxmlformats.org/officeDocument/2006/relationships/image" Target="media/image2.png"/><Relationship Id="rId54" Type="http://schemas.openxmlformats.org/officeDocument/2006/relationships/hyperlink" Target="https://docs.google.com/document/d/1a5RvLEDbq8TguqhyBAXIA6zPl06RTMFybuNF603oZKg/edit?pli=1&amp;tab=t.0#heading=h.a2d96imms2tc" TargetMode="External"/><Relationship Id="rId13" Type="http://schemas.openxmlformats.org/officeDocument/2006/relationships/hyperlink" Target="mailto:nataliia.borovyk@gmail.com" TargetMode="External"/><Relationship Id="rId57" Type="http://schemas.openxmlformats.org/officeDocument/2006/relationships/hyperlink" Target="mailto:esubalewgrappasonni@gmail.com" TargetMode="External"/><Relationship Id="rId12" Type="http://schemas.openxmlformats.org/officeDocument/2006/relationships/hyperlink" Target="mailto:nataliia.borovyk@gmail.com" TargetMode="External"/><Relationship Id="rId56" Type="http://schemas.openxmlformats.org/officeDocument/2006/relationships/hyperlink" Target="mailto:nicolasvr1988@gmail.com" TargetMode="External"/><Relationship Id="rId15" Type="http://schemas.openxmlformats.org/officeDocument/2006/relationships/hyperlink" Target="mailto:chiara.macciocchi17@gmail.com" TargetMode="External"/><Relationship Id="rId59" Type="http://schemas.openxmlformats.org/officeDocument/2006/relationships/hyperlink" Target="mailto:mattocono@gmail.com" TargetMode="External"/><Relationship Id="rId14" Type="http://schemas.openxmlformats.org/officeDocument/2006/relationships/hyperlink" Target="mailto:nataliia.borovyk@gmail.com" TargetMode="External"/><Relationship Id="rId58" Type="http://schemas.openxmlformats.org/officeDocument/2006/relationships/hyperlink" Target="mailto:bandinelli.lisa@gmail.com" TargetMode="External"/><Relationship Id="rId17" Type="http://schemas.openxmlformats.org/officeDocument/2006/relationships/hyperlink" Target="mailto:chiara.macciocchi17@gmail.com" TargetMode="External"/><Relationship Id="rId16" Type="http://schemas.openxmlformats.org/officeDocument/2006/relationships/hyperlink" Target="mailto:chiara.macciocchi17@gmail.com" TargetMode="External"/><Relationship Id="rId19" Type="http://schemas.openxmlformats.org/officeDocument/2006/relationships/hyperlink" Target="mailto:esubalewgrappasonni@gmail.com" TargetMode="External"/><Relationship Id="rId18" Type="http://schemas.openxmlformats.org/officeDocument/2006/relationships/hyperlink" Target="mailto:mattocono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